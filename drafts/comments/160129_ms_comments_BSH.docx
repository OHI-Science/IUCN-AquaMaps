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5B75DF" w14:textId="780D60B8" w:rsidR="00613406" w:rsidRDefault="00810082">
      <w:pPr>
        <w:pStyle w:val="Title"/>
      </w:pPr>
      <w:r>
        <w:t xml:space="preserve">Aligning </w:t>
      </w:r>
      <w:ins w:id="0" w:author="Ben Halpern" w:date="2016-01-28T20:39:00Z">
        <w:r w:rsidR="00914272">
          <w:t xml:space="preserve">marine </w:t>
        </w:r>
      </w:ins>
      <w:r>
        <w:t>species range data to better serve science and conservation</w:t>
      </w:r>
    </w:p>
    <w:p w14:paraId="03C5CED9" w14:textId="77777777" w:rsidR="00613406" w:rsidRDefault="00810082">
      <w:pPr>
        <w:pStyle w:val="Author"/>
      </w:pPr>
      <w:r>
        <w:t>Casey O'Hara</w:t>
      </w:r>
      <w:r>
        <w:rPr>
          <w:vertAlign w:val="superscript"/>
        </w:rPr>
        <w:t>1</w:t>
      </w:r>
      <w:r>
        <w:t>, Jamie Afflerbach</w:t>
      </w:r>
      <w:r>
        <w:rPr>
          <w:vertAlign w:val="superscript"/>
        </w:rPr>
        <w:t>1</w:t>
      </w:r>
      <w:r>
        <w:t>, Benjamin S. Halpern</w:t>
      </w:r>
      <w:r w:rsidRPr="00351044">
        <w:rPr>
          <w:vertAlign w:val="superscript"/>
        </w:rPr>
        <w:t>1, 2, 3</w:t>
      </w:r>
    </w:p>
    <w:p w14:paraId="569CFE59" w14:textId="77777777" w:rsidR="00613406" w:rsidRPr="00810082" w:rsidRDefault="00810082">
      <w:pPr>
        <w:rPr>
          <w:sz w:val="18"/>
          <w:szCs w:val="18"/>
        </w:rPr>
      </w:pPr>
      <w:r w:rsidRPr="00810082">
        <w:rPr>
          <w:i/>
          <w:sz w:val="18"/>
          <w:szCs w:val="18"/>
        </w:rPr>
        <w:t>Author affiliation:</w:t>
      </w:r>
      <w:r w:rsidRPr="00810082">
        <w:rPr>
          <w:sz w:val="18"/>
          <w:szCs w:val="18"/>
        </w:rPr>
        <w:t xml:space="preserve"> </w:t>
      </w:r>
    </w:p>
    <w:p w14:paraId="5FD679EA" w14:textId="77777777" w:rsidR="00613406" w:rsidRPr="00810082" w:rsidRDefault="00810082">
      <w:pPr>
        <w:pStyle w:val="Compact"/>
        <w:numPr>
          <w:ilvl w:val="0"/>
          <w:numId w:val="3"/>
        </w:numPr>
        <w:rPr>
          <w:sz w:val="18"/>
          <w:szCs w:val="18"/>
        </w:rPr>
      </w:pPr>
      <w:r w:rsidRPr="00810082">
        <w:rPr>
          <w:sz w:val="18"/>
          <w:szCs w:val="18"/>
        </w:rPr>
        <w:t>National Center for Ecological Analysis and Synthesis, 735 State Street Suite 300, Santa Barbara CA 93101</w:t>
      </w:r>
    </w:p>
    <w:p w14:paraId="42100131" w14:textId="77777777" w:rsidR="00613406" w:rsidRPr="00810082" w:rsidRDefault="00810082">
      <w:pPr>
        <w:pStyle w:val="Compact"/>
        <w:numPr>
          <w:ilvl w:val="0"/>
          <w:numId w:val="3"/>
        </w:numPr>
        <w:rPr>
          <w:sz w:val="18"/>
          <w:szCs w:val="18"/>
        </w:rPr>
      </w:pPr>
      <w:r w:rsidRPr="00810082">
        <w:rPr>
          <w:sz w:val="18"/>
          <w:szCs w:val="18"/>
        </w:rPr>
        <w:t>Bren School of Environmental Science and Management, University of California, Santa Barbara CA 93106</w:t>
      </w:r>
    </w:p>
    <w:p w14:paraId="7B0A7FF3" w14:textId="301B33B3" w:rsidR="00613406" w:rsidRPr="00810082" w:rsidRDefault="00810082">
      <w:pPr>
        <w:pStyle w:val="Compact"/>
        <w:numPr>
          <w:ilvl w:val="0"/>
          <w:numId w:val="3"/>
        </w:numPr>
        <w:rPr>
          <w:sz w:val="18"/>
          <w:szCs w:val="18"/>
        </w:rPr>
      </w:pPr>
      <w:r w:rsidRPr="00810082">
        <w:rPr>
          <w:sz w:val="18"/>
          <w:szCs w:val="18"/>
        </w:rPr>
        <w:t>Department of Life Sciences, Imperial College London, Silwood Park Campus, Buckhurst Rd, Ascot, West Berkshire SL5 7</w:t>
      </w:r>
      <w:r w:rsidR="00351044">
        <w:rPr>
          <w:sz w:val="18"/>
          <w:szCs w:val="18"/>
        </w:rPr>
        <w:t>PY, United Kingdom</w:t>
      </w:r>
    </w:p>
    <w:p w14:paraId="5CDB9499" w14:textId="77777777" w:rsidR="00613406" w:rsidRPr="00810082" w:rsidRDefault="00810082">
      <w:pPr>
        <w:rPr>
          <w:sz w:val="18"/>
          <w:szCs w:val="18"/>
        </w:rPr>
      </w:pPr>
      <w:r w:rsidRPr="00810082">
        <w:rPr>
          <w:i/>
          <w:sz w:val="18"/>
          <w:szCs w:val="18"/>
        </w:rPr>
        <w:t>Corresponding author:</w:t>
      </w:r>
      <w:r w:rsidRPr="00810082">
        <w:rPr>
          <w:sz w:val="18"/>
          <w:szCs w:val="18"/>
        </w:rPr>
        <w:t xml:space="preserve">  Casey O'Hara, National Center for Ecological Analysis and Synthesis, 735 State Street, Suite 300, Santa Barbara CA 93101; </w:t>
      </w:r>
      <w:commentRangeStart w:id="1"/>
      <w:r w:rsidRPr="00810082">
        <w:rPr>
          <w:i/>
          <w:sz w:val="18"/>
          <w:szCs w:val="18"/>
        </w:rPr>
        <w:t>NCEAS phone #? or one that's actually likely to reach me?</w:t>
      </w:r>
      <w:r w:rsidRPr="00810082">
        <w:rPr>
          <w:sz w:val="18"/>
          <w:szCs w:val="18"/>
        </w:rPr>
        <w:t xml:space="preserve">; </w:t>
      </w:r>
      <w:commentRangeEnd w:id="1"/>
      <w:r w:rsidR="00914272">
        <w:rPr>
          <w:rStyle w:val="CommentReference"/>
        </w:rPr>
        <w:commentReference w:id="1"/>
      </w:r>
      <w:hyperlink r:id="rId7">
        <w:r w:rsidRPr="00810082">
          <w:rPr>
            <w:rStyle w:val="Link"/>
            <w:sz w:val="18"/>
            <w:szCs w:val="18"/>
          </w:rPr>
          <w:t>ohara@nceas.ucsb.edu</w:t>
        </w:r>
      </w:hyperlink>
    </w:p>
    <w:p w14:paraId="6EE08D37" w14:textId="77777777" w:rsidR="00613406" w:rsidRPr="00810082" w:rsidRDefault="00810082">
      <w:pPr>
        <w:rPr>
          <w:sz w:val="18"/>
          <w:szCs w:val="18"/>
        </w:rPr>
      </w:pPr>
      <w:r w:rsidRPr="00810082">
        <w:rPr>
          <w:i/>
          <w:sz w:val="18"/>
          <w:szCs w:val="18"/>
        </w:rPr>
        <w:t>Classification:</w:t>
      </w:r>
      <w:r w:rsidRPr="00810082">
        <w:rPr>
          <w:sz w:val="18"/>
          <w:szCs w:val="18"/>
        </w:rPr>
        <w:t xml:space="preserve"> BIOLOGICAL SCIENCES: Ecology? Environmental Sciences? Sustainability Science?</w:t>
      </w:r>
    </w:p>
    <w:p w14:paraId="37967CCE" w14:textId="77777777" w:rsidR="00613406" w:rsidRPr="00810082" w:rsidRDefault="00810082">
      <w:pPr>
        <w:rPr>
          <w:sz w:val="18"/>
          <w:szCs w:val="18"/>
        </w:rPr>
      </w:pPr>
      <w:r w:rsidRPr="00810082">
        <w:rPr>
          <w:i/>
          <w:sz w:val="18"/>
          <w:szCs w:val="18"/>
        </w:rPr>
        <w:t>Keywords:</w:t>
      </w:r>
      <w:r w:rsidRPr="00810082">
        <w:rPr>
          <w:sz w:val="18"/>
          <w:szCs w:val="18"/>
        </w:rPr>
        <w:t xml:space="preserve">  TBD</w:t>
      </w:r>
    </w:p>
    <w:p w14:paraId="233EAE33" w14:textId="77777777" w:rsidR="00613406" w:rsidRDefault="00F84D7E">
      <w:r>
        <w:pict w14:anchorId="1A1024EB">
          <v:rect id="_x0000_i1025" style="width:0;height:1.5pt" o:hralign="center" o:hrstd="t" o:hr="t"/>
        </w:pict>
      </w:r>
    </w:p>
    <w:p w14:paraId="36AD9951" w14:textId="77777777" w:rsidR="00613406" w:rsidRDefault="00810082">
      <w:pPr>
        <w:pStyle w:val="Heading2"/>
      </w:pPr>
      <w:bookmarkStart w:id="2" w:name="abstract"/>
      <w:bookmarkEnd w:id="2"/>
      <w:r>
        <w:t>Abstract</w:t>
      </w:r>
    </w:p>
    <w:p w14:paraId="3CDF9A82" w14:textId="77777777" w:rsidR="00613406" w:rsidRPr="00810082" w:rsidRDefault="00810082">
      <w:pPr>
        <w:rPr>
          <w:sz w:val="18"/>
          <w:szCs w:val="18"/>
        </w:rPr>
      </w:pPr>
      <w:r w:rsidRPr="00810082">
        <w:rPr>
          <w:i/>
          <w:sz w:val="18"/>
          <w:szCs w:val="18"/>
        </w:rPr>
        <w:t>Abstract. Provide an abstract of no more than 250 words on page 2 of the manuscript. Abstracts should explain to the general reader the major contributions of the article. References in the abstract must be cited in full within the abstract itself and cited in the text.</w:t>
      </w:r>
    </w:p>
    <w:p w14:paraId="69373E26" w14:textId="6CC34379" w:rsidR="00613406" w:rsidRDefault="00810082">
      <w:r>
        <w:t xml:space="preserve">Species distribution data provide the foundation for a wide range of ecological research and conservation science and management, yet most species ranges remain unknown, and existing range maps have little overlap. In the ocean, two global species distribution datasets </w:t>
      </w:r>
      <w:del w:id="3" w:author="Ben Halpern" w:date="2016-01-28T20:41:00Z">
        <w:r w:rsidDel="00914272">
          <w:delText>-</w:delText>
        </w:r>
      </w:del>
      <w:ins w:id="4" w:author="Ben Halpern" w:date="2016-01-28T20:41:00Z">
        <w:r w:rsidR="00914272">
          <w:t>–</w:t>
        </w:r>
      </w:ins>
      <w:r>
        <w:t xml:space="preserve"> </w:t>
      </w:r>
      <w:ins w:id="5" w:author="Ben Halpern" w:date="2016-01-28T20:41:00Z">
        <w:r w:rsidR="00914272">
          <w:t xml:space="preserve">produced by </w:t>
        </w:r>
      </w:ins>
      <w:r>
        <w:t>AquaMaps and the International Union for Conservation of Nature (IUCN) - dominate our understanding of marine species ranges throughout the world's oceans</w:t>
      </w:r>
      <w:ins w:id="6" w:author="Ben Halpern" w:date="2016-01-28T20:41:00Z">
        <w:r w:rsidR="00914272">
          <w:t>. Together they</w:t>
        </w:r>
      </w:ins>
      <w:del w:id="7" w:author="Ben Halpern" w:date="2016-01-28T20:41:00Z">
        <w:r w:rsidDel="00914272">
          <w:delText>,</w:delText>
        </w:r>
      </w:del>
      <w:r>
        <w:t xml:space="preserve"> represent</w:t>
      </w:r>
      <w:del w:id="8" w:author="Ben Halpern" w:date="2016-01-28T20:41:00Z">
        <w:r w:rsidDel="00914272">
          <w:delText>ing</w:delText>
        </w:r>
      </w:del>
      <w:r>
        <w:t xml:space="preserve"> 24,520 species</w:t>
      </w:r>
      <w:del w:id="9" w:author="Ben Halpern" w:date="2016-01-28T20:41:00Z">
        <w:r w:rsidDel="00914272">
          <w:delText xml:space="preserve"> overall</w:delText>
        </w:r>
      </w:del>
      <w:r>
        <w:t xml:space="preserve">, mostly from AquaMaps, with only 2,166 species overlapping. 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known occurrences. We illustrate the implications of these differences by repeating two recent applications - the Ocean Health Index biodiversity goal and a global analysis of gaps in coverage of marine protected areas - and find significantly different estimates of the status of </w:t>
      </w:r>
      <w:del w:id="10" w:author="Ben Halpern" w:date="2016-01-28T20:50:00Z">
        <w:r w:rsidDel="00F84D7E">
          <w:delText xml:space="preserve">species </w:delText>
        </w:r>
      </w:del>
      <w:ins w:id="11" w:author="Ben Halpern" w:date="2016-01-28T20:50:00Z">
        <w:r w:rsidR="00F84D7E">
          <w:t>global bio</w:t>
        </w:r>
      </w:ins>
      <w:r>
        <w:t xml:space="preserve">diversity and effectiveness of conservation depending on which dataset was used. </w:t>
      </w:r>
      <w:ins w:id="12" w:author="Ben Halpern" w:date="2016-01-28T20:45:00Z">
        <w:r w:rsidR="0021468A">
          <w:t xml:space="preserve">Creating a single, highly accurate </w:t>
        </w:r>
      </w:ins>
      <w:ins w:id="13" w:author="Ben Halpern" w:date="2016-01-28T20:46:00Z">
        <w:r w:rsidR="0021468A">
          <w:t>dataset of global marine species ranges</w:t>
        </w:r>
      </w:ins>
      <w:ins w:id="14" w:author="Ben Halpern" w:date="2016-01-28T20:45:00Z">
        <w:r w:rsidR="0021468A">
          <w:t xml:space="preserve"> will be difficult. </w:t>
        </w:r>
      </w:ins>
      <w:r>
        <w:t xml:space="preserve">Understanding </w:t>
      </w:r>
      <w:del w:id="15" w:author="Ben Halpern" w:date="2016-01-28T20:50:00Z">
        <w:r w:rsidDel="00EA7206">
          <w:delText>these issues points toward solutions for providers and users of these datasets</w:delText>
        </w:r>
      </w:del>
      <w:ins w:id="16" w:author="Ben Halpern" w:date="2016-01-28T20:50:00Z">
        <w:r w:rsidR="00EA7206">
          <w:t xml:space="preserve">the implications of </w:t>
        </w:r>
      </w:ins>
      <w:ins w:id="17" w:author="Ben Halpern" w:date="2016-01-28T20:52:00Z">
        <w:r w:rsidR="00F42468">
          <w:t xml:space="preserve">dataset </w:t>
        </w:r>
      </w:ins>
      <w:ins w:id="18" w:author="Ben Halpern" w:date="2016-01-28T20:50:00Z">
        <w:r w:rsidR="00EA7206">
          <w:t>differences for con</w:t>
        </w:r>
        <w:r w:rsidR="00F42468">
          <w:t>servation planning and decision-</w:t>
        </w:r>
        <w:r w:rsidR="00EA7206">
          <w:t>making is essential</w:t>
        </w:r>
      </w:ins>
      <w:r>
        <w:t>.</w:t>
      </w:r>
    </w:p>
    <w:p w14:paraId="0758183E" w14:textId="77777777" w:rsidR="00613406" w:rsidRPr="00351044" w:rsidRDefault="00810082">
      <w:pPr>
        <w:rPr>
          <w:i/>
          <w:sz w:val="18"/>
          <w:szCs w:val="18"/>
        </w:rPr>
      </w:pPr>
      <w:r w:rsidRPr="00351044">
        <w:rPr>
          <w:i/>
          <w:sz w:val="18"/>
          <w:szCs w:val="18"/>
        </w:rPr>
        <w:lastRenderedPageBreak/>
        <w:t>(206 words; 1462 char with spaces)</w:t>
      </w:r>
    </w:p>
    <w:p w14:paraId="59A6AD3B" w14:textId="77777777" w:rsidR="00613406" w:rsidRDefault="00F84D7E">
      <w:r>
        <w:pict w14:anchorId="78651552">
          <v:rect id="_x0000_i1026" style="width:0;height:1.5pt" o:hralign="center" o:hrstd="t" o:hr="t"/>
        </w:pict>
      </w:r>
    </w:p>
    <w:p w14:paraId="6A509ECD" w14:textId="77777777" w:rsidR="00613406" w:rsidRDefault="00810082">
      <w:pPr>
        <w:pStyle w:val="Heading2"/>
      </w:pPr>
      <w:bookmarkStart w:id="19" w:name="significance"/>
      <w:bookmarkEnd w:id="19"/>
      <w:r>
        <w:t>Significance</w:t>
      </w:r>
    </w:p>
    <w:p w14:paraId="31E90DAB" w14:textId="77777777" w:rsidR="00613406" w:rsidRPr="00810082" w:rsidRDefault="00810082">
      <w:pPr>
        <w:rPr>
          <w:sz w:val="18"/>
          <w:szCs w:val="18"/>
        </w:rPr>
      </w:pPr>
      <w:r w:rsidRPr="00810082">
        <w:rPr>
          <w:i/>
          <w:sz w:val="18"/>
          <w:szCs w:val="18"/>
        </w:rPr>
        <w:t>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14:paraId="54BE21E0" w14:textId="77777777" w:rsidR="00613406" w:rsidRDefault="00F84D7E">
      <w:r>
        <w:pict w14:anchorId="58EFF5B4">
          <v:rect id="_x0000_i1027" style="width:0;height:1.5pt" o:hralign="center" o:hrstd="t" o:hr="t"/>
        </w:pict>
      </w:r>
    </w:p>
    <w:tbl>
      <w:tblPr>
        <w:tblW w:w="0" w:type="pct"/>
        <w:jc w:val="center"/>
        <w:tblLook w:val="04A0" w:firstRow="1" w:lastRow="0" w:firstColumn="1" w:lastColumn="0" w:noHBand="0" w:noVBand="1"/>
      </w:tblPr>
      <w:tblGrid>
        <w:gridCol w:w="2150"/>
        <w:gridCol w:w="1095"/>
        <w:gridCol w:w="1358"/>
      </w:tblGrid>
      <w:tr w:rsidR="00613406" w:rsidRPr="00351044" w14:paraId="589D1367" w14:textId="77777777" w:rsidTr="00810082">
        <w:trPr>
          <w:jc w:val="center"/>
        </w:trPr>
        <w:tc>
          <w:tcPr>
            <w:tcW w:w="0" w:type="auto"/>
            <w:tcBorders>
              <w:bottom w:val="single" w:sz="0" w:space="0" w:color="auto"/>
            </w:tcBorders>
            <w:vAlign w:val="bottom"/>
          </w:tcPr>
          <w:p w14:paraId="1D267687" w14:textId="77777777" w:rsidR="00613406" w:rsidRPr="00351044" w:rsidRDefault="00810082">
            <w:pPr>
              <w:pStyle w:val="Compact"/>
              <w:rPr>
                <w:i/>
                <w:sz w:val="18"/>
                <w:szCs w:val="18"/>
              </w:rPr>
            </w:pPr>
            <w:r w:rsidRPr="00351044">
              <w:rPr>
                <w:i/>
                <w:sz w:val="18"/>
                <w:szCs w:val="18"/>
              </w:rPr>
              <w:t>Section</w:t>
            </w:r>
          </w:p>
        </w:tc>
        <w:tc>
          <w:tcPr>
            <w:tcW w:w="0" w:type="auto"/>
            <w:tcBorders>
              <w:bottom w:val="single" w:sz="0" w:space="0" w:color="auto"/>
            </w:tcBorders>
            <w:vAlign w:val="bottom"/>
          </w:tcPr>
          <w:p w14:paraId="679DDEF3" w14:textId="77777777" w:rsidR="00613406" w:rsidRPr="00351044" w:rsidRDefault="00810082">
            <w:pPr>
              <w:pStyle w:val="Compact"/>
              <w:jc w:val="right"/>
              <w:rPr>
                <w:i/>
                <w:sz w:val="18"/>
                <w:szCs w:val="18"/>
              </w:rPr>
            </w:pPr>
            <w:r w:rsidRPr="00351044">
              <w:rPr>
                <w:i/>
                <w:sz w:val="18"/>
                <w:szCs w:val="18"/>
              </w:rPr>
              <w:t>Word #</w:t>
            </w:r>
          </w:p>
        </w:tc>
        <w:tc>
          <w:tcPr>
            <w:tcW w:w="0" w:type="auto"/>
            <w:tcBorders>
              <w:bottom w:val="single" w:sz="0" w:space="0" w:color="auto"/>
            </w:tcBorders>
            <w:vAlign w:val="bottom"/>
          </w:tcPr>
          <w:p w14:paraId="2E7EFC2D" w14:textId="77777777" w:rsidR="00613406" w:rsidRPr="00351044" w:rsidRDefault="00810082">
            <w:pPr>
              <w:pStyle w:val="Compact"/>
              <w:jc w:val="right"/>
              <w:rPr>
                <w:i/>
                <w:sz w:val="18"/>
                <w:szCs w:val="18"/>
              </w:rPr>
            </w:pPr>
            <w:r w:rsidRPr="00351044">
              <w:rPr>
                <w:i/>
                <w:sz w:val="18"/>
                <w:szCs w:val="18"/>
              </w:rPr>
              <w:t>Char # (w/spc)</w:t>
            </w:r>
          </w:p>
        </w:tc>
      </w:tr>
      <w:tr w:rsidR="00613406" w:rsidRPr="00351044" w14:paraId="0371B73C" w14:textId="77777777" w:rsidTr="00810082">
        <w:trPr>
          <w:jc w:val="center"/>
        </w:trPr>
        <w:tc>
          <w:tcPr>
            <w:tcW w:w="0" w:type="auto"/>
          </w:tcPr>
          <w:p w14:paraId="1CFE3415" w14:textId="77777777" w:rsidR="00613406" w:rsidRPr="00351044" w:rsidRDefault="00810082">
            <w:pPr>
              <w:pStyle w:val="Compact"/>
              <w:rPr>
                <w:i/>
                <w:sz w:val="18"/>
                <w:szCs w:val="18"/>
              </w:rPr>
            </w:pPr>
            <w:r w:rsidRPr="00351044">
              <w:rPr>
                <w:i/>
                <w:sz w:val="18"/>
                <w:szCs w:val="18"/>
              </w:rPr>
              <w:t>Introduction</w:t>
            </w:r>
          </w:p>
        </w:tc>
        <w:tc>
          <w:tcPr>
            <w:tcW w:w="0" w:type="auto"/>
          </w:tcPr>
          <w:p w14:paraId="5F20BF0D" w14:textId="77777777" w:rsidR="00613406" w:rsidRPr="00351044" w:rsidRDefault="00810082">
            <w:pPr>
              <w:pStyle w:val="Compact"/>
              <w:jc w:val="right"/>
              <w:rPr>
                <w:i/>
                <w:sz w:val="18"/>
                <w:szCs w:val="18"/>
              </w:rPr>
            </w:pPr>
            <w:r w:rsidRPr="00351044">
              <w:rPr>
                <w:i/>
                <w:sz w:val="18"/>
                <w:szCs w:val="18"/>
              </w:rPr>
              <w:t>512 words</w:t>
            </w:r>
          </w:p>
        </w:tc>
        <w:tc>
          <w:tcPr>
            <w:tcW w:w="0" w:type="auto"/>
          </w:tcPr>
          <w:p w14:paraId="064E431F" w14:textId="77777777" w:rsidR="00613406" w:rsidRPr="00351044" w:rsidRDefault="00810082">
            <w:pPr>
              <w:pStyle w:val="Compact"/>
              <w:jc w:val="right"/>
              <w:rPr>
                <w:i/>
                <w:sz w:val="18"/>
                <w:szCs w:val="18"/>
              </w:rPr>
            </w:pPr>
            <w:r w:rsidRPr="00351044">
              <w:rPr>
                <w:i/>
                <w:sz w:val="18"/>
                <w:szCs w:val="18"/>
              </w:rPr>
              <w:t>3411 char</w:t>
            </w:r>
          </w:p>
        </w:tc>
      </w:tr>
      <w:tr w:rsidR="00613406" w:rsidRPr="00351044" w14:paraId="52CDF3E6" w14:textId="77777777" w:rsidTr="00810082">
        <w:trPr>
          <w:jc w:val="center"/>
        </w:trPr>
        <w:tc>
          <w:tcPr>
            <w:tcW w:w="0" w:type="auto"/>
          </w:tcPr>
          <w:p w14:paraId="3C8F2A66" w14:textId="77777777" w:rsidR="00613406" w:rsidRPr="00351044" w:rsidRDefault="00810082">
            <w:pPr>
              <w:pStyle w:val="Compact"/>
              <w:rPr>
                <w:i/>
                <w:sz w:val="18"/>
                <w:szCs w:val="18"/>
              </w:rPr>
            </w:pPr>
            <w:r w:rsidRPr="00351044">
              <w:rPr>
                <w:i/>
                <w:sz w:val="18"/>
                <w:szCs w:val="18"/>
              </w:rPr>
              <w:t>Results/Discussion</w:t>
            </w:r>
          </w:p>
        </w:tc>
        <w:tc>
          <w:tcPr>
            <w:tcW w:w="0" w:type="auto"/>
          </w:tcPr>
          <w:p w14:paraId="5B5A6E55" w14:textId="77777777" w:rsidR="00613406" w:rsidRPr="00351044" w:rsidRDefault="00810082">
            <w:pPr>
              <w:pStyle w:val="Compact"/>
              <w:jc w:val="right"/>
              <w:rPr>
                <w:i/>
                <w:sz w:val="18"/>
                <w:szCs w:val="18"/>
              </w:rPr>
            </w:pPr>
            <w:r w:rsidRPr="00351044">
              <w:rPr>
                <w:i/>
                <w:sz w:val="18"/>
                <w:szCs w:val="18"/>
              </w:rPr>
              <w:t>802 words</w:t>
            </w:r>
          </w:p>
        </w:tc>
        <w:tc>
          <w:tcPr>
            <w:tcW w:w="0" w:type="auto"/>
          </w:tcPr>
          <w:p w14:paraId="3747A692" w14:textId="77777777" w:rsidR="00613406" w:rsidRPr="00351044" w:rsidRDefault="00810082">
            <w:pPr>
              <w:pStyle w:val="Compact"/>
              <w:jc w:val="right"/>
              <w:rPr>
                <w:i/>
                <w:sz w:val="18"/>
                <w:szCs w:val="18"/>
              </w:rPr>
            </w:pPr>
            <w:r w:rsidRPr="00351044">
              <w:rPr>
                <w:i/>
                <w:sz w:val="18"/>
                <w:szCs w:val="18"/>
              </w:rPr>
              <w:t>5410 char</w:t>
            </w:r>
          </w:p>
        </w:tc>
      </w:tr>
      <w:tr w:rsidR="00613406" w:rsidRPr="00351044" w14:paraId="04D08613" w14:textId="77777777" w:rsidTr="00810082">
        <w:trPr>
          <w:jc w:val="center"/>
        </w:trPr>
        <w:tc>
          <w:tcPr>
            <w:tcW w:w="0" w:type="auto"/>
          </w:tcPr>
          <w:p w14:paraId="4212959F" w14:textId="77777777" w:rsidR="00613406" w:rsidRPr="00351044" w:rsidRDefault="00810082">
            <w:pPr>
              <w:pStyle w:val="Compact"/>
              <w:rPr>
                <w:i/>
                <w:sz w:val="18"/>
                <w:szCs w:val="18"/>
              </w:rPr>
            </w:pPr>
            <w:r w:rsidRPr="00351044">
              <w:rPr>
                <w:i/>
                <w:sz w:val="18"/>
                <w:szCs w:val="18"/>
              </w:rPr>
              <w:t>Implications (incomplete)</w:t>
            </w:r>
          </w:p>
        </w:tc>
        <w:tc>
          <w:tcPr>
            <w:tcW w:w="0" w:type="auto"/>
          </w:tcPr>
          <w:p w14:paraId="5E02D126" w14:textId="77777777" w:rsidR="00613406" w:rsidRPr="00351044" w:rsidRDefault="00810082">
            <w:pPr>
              <w:pStyle w:val="Compact"/>
              <w:jc w:val="right"/>
              <w:rPr>
                <w:i/>
                <w:sz w:val="18"/>
                <w:szCs w:val="18"/>
              </w:rPr>
            </w:pPr>
            <w:r w:rsidRPr="00351044">
              <w:rPr>
                <w:i/>
                <w:sz w:val="18"/>
                <w:szCs w:val="18"/>
              </w:rPr>
              <w:t>532 words</w:t>
            </w:r>
          </w:p>
        </w:tc>
        <w:tc>
          <w:tcPr>
            <w:tcW w:w="0" w:type="auto"/>
          </w:tcPr>
          <w:p w14:paraId="2D1E7739" w14:textId="77777777" w:rsidR="00613406" w:rsidRPr="00351044" w:rsidRDefault="00810082">
            <w:pPr>
              <w:pStyle w:val="Compact"/>
              <w:jc w:val="right"/>
              <w:rPr>
                <w:i/>
                <w:sz w:val="18"/>
                <w:szCs w:val="18"/>
              </w:rPr>
            </w:pPr>
            <w:r w:rsidRPr="00351044">
              <w:rPr>
                <w:i/>
                <w:sz w:val="18"/>
                <w:szCs w:val="18"/>
              </w:rPr>
              <w:t>3334 char</w:t>
            </w:r>
          </w:p>
        </w:tc>
      </w:tr>
      <w:tr w:rsidR="00613406" w:rsidRPr="00351044" w14:paraId="08B9DA8A" w14:textId="77777777" w:rsidTr="00810082">
        <w:trPr>
          <w:jc w:val="center"/>
        </w:trPr>
        <w:tc>
          <w:tcPr>
            <w:tcW w:w="0" w:type="auto"/>
          </w:tcPr>
          <w:p w14:paraId="4EB43B80" w14:textId="77777777" w:rsidR="00613406" w:rsidRPr="00351044" w:rsidRDefault="00810082">
            <w:pPr>
              <w:pStyle w:val="Compact"/>
              <w:rPr>
                <w:i/>
                <w:sz w:val="18"/>
                <w:szCs w:val="18"/>
              </w:rPr>
            </w:pPr>
            <w:r w:rsidRPr="00351044">
              <w:rPr>
                <w:i/>
                <w:sz w:val="18"/>
                <w:szCs w:val="18"/>
              </w:rPr>
              <w:t>Conclusions</w:t>
            </w:r>
          </w:p>
        </w:tc>
        <w:tc>
          <w:tcPr>
            <w:tcW w:w="0" w:type="auto"/>
          </w:tcPr>
          <w:p w14:paraId="735B8AF8" w14:textId="77777777" w:rsidR="00613406" w:rsidRPr="00351044" w:rsidRDefault="00810082">
            <w:pPr>
              <w:pStyle w:val="Compact"/>
              <w:jc w:val="right"/>
              <w:rPr>
                <w:i/>
                <w:sz w:val="18"/>
                <w:szCs w:val="18"/>
              </w:rPr>
            </w:pPr>
            <w:r w:rsidRPr="00351044">
              <w:rPr>
                <w:i/>
                <w:sz w:val="18"/>
                <w:szCs w:val="18"/>
              </w:rPr>
              <w:t>390 words</w:t>
            </w:r>
          </w:p>
        </w:tc>
        <w:tc>
          <w:tcPr>
            <w:tcW w:w="0" w:type="auto"/>
          </w:tcPr>
          <w:p w14:paraId="19EF3466" w14:textId="77777777" w:rsidR="00613406" w:rsidRPr="00351044" w:rsidRDefault="00810082">
            <w:pPr>
              <w:pStyle w:val="Compact"/>
              <w:jc w:val="right"/>
              <w:rPr>
                <w:i/>
                <w:sz w:val="18"/>
                <w:szCs w:val="18"/>
              </w:rPr>
            </w:pPr>
            <w:r w:rsidRPr="00351044">
              <w:rPr>
                <w:i/>
                <w:sz w:val="18"/>
                <w:szCs w:val="18"/>
              </w:rPr>
              <w:t>2813 char</w:t>
            </w:r>
          </w:p>
        </w:tc>
      </w:tr>
      <w:tr w:rsidR="00613406" w:rsidRPr="00351044" w14:paraId="0C280837" w14:textId="77777777" w:rsidTr="00810082">
        <w:trPr>
          <w:jc w:val="center"/>
        </w:trPr>
        <w:tc>
          <w:tcPr>
            <w:tcW w:w="0" w:type="auto"/>
          </w:tcPr>
          <w:p w14:paraId="5D019D6C" w14:textId="77777777" w:rsidR="00613406" w:rsidRPr="00351044" w:rsidRDefault="00810082">
            <w:pPr>
              <w:pStyle w:val="Compact"/>
              <w:rPr>
                <w:i/>
                <w:sz w:val="18"/>
                <w:szCs w:val="18"/>
              </w:rPr>
            </w:pPr>
            <w:r w:rsidRPr="00351044">
              <w:rPr>
                <w:i/>
                <w:sz w:val="18"/>
                <w:szCs w:val="18"/>
              </w:rPr>
              <w:t>Methods (incomplete)</w:t>
            </w:r>
          </w:p>
        </w:tc>
        <w:tc>
          <w:tcPr>
            <w:tcW w:w="0" w:type="auto"/>
          </w:tcPr>
          <w:p w14:paraId="22012867" w14:textId="77777777" w:rsidR="00613406" w:rsidRPr="00351044" w:rsidRDefault="00810082">
            <w:pPr>
              <w:pStyle w:val="Compact"/>
              <w:jc w:val="right"/>
              <w:rPr>
                <w:i/>
                <w:sz w:val="18"/>
                <w:szCs w:val="18"/>
              </w:rPr>
            </w:pPr>
            <w:r w:rsidRPr="00351044">
              <w:rPr>
                <w:i/>
                <w:sz w:val="18"/>
                <w:szCs w:val="18"/>
              </w:rPr>
              <w:t>612 words</w:t>
            </w:r>
          </w:p>
        </w:tc>
        <w:tc>
          <w:tcPr>
            <w:tcW w:w="0" w:type="auto"/>
          </w:tcPr>
          <w:p w14:paraId="2177CE0A" w14:textId="77777777" w:rsidR="00613406" w:rsidRPr="00351044" w:rsidRDefault="00810082">
            <w:pPr>
              <w:pStyle w:val="Compact"/>
              <w:jc w:val="right"/>
              <w:rPr>
                <w:i/>
                <w:sz w:val="18"/>
                <w:szCs w:val="18"/>
              </w:rPr>
            </w:pPr>
            <w:r w:rsidRPr="00351044">
              <w:rPr>
                <w:i/>
                <w:sz w:val="18"/>
                <w:szCs w:val="18"/>
              </w:rPr>
              <w:t>3889 char</w:t>
            </w:r>
          </w:p>
        </w:tc>
      </w:tr>
      <w:tr w:rsidR="00613406" w:rsidRPr="00351044" w14:paraId="2AA6CA00" w14:textId="77777777" w:rsidTr="00810082">
        <w:trPr>
          <w:jc w:val="center"/>
        </w:trPr>
        <w:tc>
          <w:tcPr>
            <w:tcW w:w="0" w:type="auto"/>
          </w:tcPr>
          <w:p w14:paraId="76CFCA65" w14:textId="77777777" w:rsidR="00613406" w:rsidRPr="00351044" w:rsidRDefault="00810082">
            <w:pPr>
              <w:pStyle w:val="Compact"/>
              <w:rPr>
                <w:i/>
                <w:sz w:val="18"/>
                <w:szCs w:val="18"/>
              </w:rPr>
            </w:pPr>
            <w:r w:rsidRPr="00351044">
              <w:rPr>
                <w:i/>
                <w:sz w:val="18"/>
                <w:szCs w:val="18"/>
              </w:rPr>
              <w:t>total body</w:t>
            </w:r>
          </w:p>
        </w:tc>
        <w:tc>
          <w:tcPr>
            <w:tcW w:w="0" w:type="auto"/>
          </w:tcPr>
          <w:p w14:paraId="1C94692C" w14:textId="77777777" w:rsidR="00613406" w:rsidRPr="00351044" w:rsidRDefault="00810082">
            <w:pPr>
              <w:pStyle w:val="Compact"/>
              <w:jc w:val="right"/>
              <w:rPr>
                <w:i/>
                <w:sz w:val="18"/>
                <w:szCs w:val="18"/>
              </w:rPr>
            </w:pPr>
            <w:r w:rsidRPr="00351044">
              <w:rPr>
                <w:i/>
                <w:sz w:val="18"/>
                <w:szCs w:val="18"/>
              </w:rPr>
              <w:t>2848 words</w:t>
            </w:r>
          </w:p>
        </w:tc>
        <w:tc>
          <w:tcPr>
            <w:tcW w:w="0" w:type="auto"/>
          </w:tcPr>
          <w:p w14:paraId="049386CB" w14:textId="77777777" w:rsidR="00613406" w:rsidRPr="00351044" w:rsidRDefault="00810082">
            <w:pPr>
              <w:pStyle w:val="Compact"/>
              <w:jc w:val="right"/>
              <w:rPr>
                <w:i/>
                <w:sz w:val="18"/>
                <w:szCs w:val="18"/>
              </w:rPr>
            </w:pPr>
            <w:r w:rsidRPr="00351044">
              <w:rPr>
                <w:i/>
                <w:sz w:val="18"/>
                <w:szCs w:val="18"/>
              </w:rPr>
              <w:t>18857 char</w:t>
            </w:r>
          </w:p>
        </w:tc>
      </w:tr>
    </w:tbl>
    <w:p w14:paraId="5BA03AF0" w14:textId="77777777" w:rsidR="00613406" w:rsidRDefault="00810082">
      <w:pPr>
        <w:pStyle w:val="Heading1"/>
      </w:pPr>
      <w:bookmarkStart w:id="20" w:name="introduction"/>
      <w:bookmarkEnd w:id="20"/>
      <w:r>
        <w:t>Introduction</w:t>
      </w:r>
    </w:p>
    <w:p w14:paraId="2D01FA55" w14:textId="6F452FE0" w:rsidR="00613406" w:rsidRDefault="00810082">
      <w:commentRangeStart w:id="21"/>
      <w:del w:id="22" w:author="Ben Halpern" w:date="2016-01-28T20:53:00Z">
        <w:r w:rsidDel="002764A3">
          <w:delText>Peer beneath the waves anywhere in the world - a moody kelp forest, a bustling coral reefscape, the frigid depths beneath a polar ice sheet, the endless blue of the open ocean - and you will find a unique ecosystem defined as much by which species are absent as by which species are abundant</w:delText>
        </w:r>
        <w:commentRangeEnd w:id="21"/>
        <w:r w:rsidDel="002764A3">
          <w:rPr>
            <w:rStyle w:val="CommentReference"/>
          </w:rPr>
          <w:commentReference w:id="21"/>
        </w:r>
        <w:r w:rsidDel="002764A3">
          <w:delText xml:space="preserve">. </w:delText>
        </w:r>
      </w:del>
      <w:r>
        <w:t xml:space="preserve">Knowing where individuals of a species </w:t>
      </w:r>
      <w:del w:id="23" w:author="Ben Halpern" w:date="2016-01-28T20:53:00Z">
        <w:r w:rsidDel="002764A3">
          <w:delText xml:space="preserve">thrive </w:delText>
        </w:r>
      </w:del>
      <w:ins w:id="24" w:author="Ben Halpern" w:date="2016-01-28T20:53:00Z">
        <w:r w:rsidR="002764A3">
          <w:t xml:space="preserve">live </w:t>
        </w:r>
      </w:ins>
      <w:r>
        <w:t>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14:paraId="3FED4CFF" w14:textId="7A4337FA" w:rsidR="00613406" w:rsidRDefault="00810082">
      <w:r>
        <w:t xml:space="preserve">One major outcome of this body of science is the various compiled databases of species distribution maps. Two global-scale repositories predict </w:t>
      </w:r>
      <w:ins w:id="25" w:author="Ben Halpern" w:date="2016-01-28T20:54:00Z">
        <w:r w:rsidR="002764A3">
          <w:t xml:space="preserve">and map </w:t>
        </w:r>
      </w:ins>
      <w:r>
        <w:t xml:space="preserve">marine species ranges throughout the world's oceans – AquaMaps </w:t>
      </w:r>
      <w:del w:id="26" w:author="Ben Halpern" w:date="2016-01-28T20:54:00Z">
        <w:r w:rsidDel="002764A3">
          <w:delText xml:space="preserve">modeled species distribution maps </w:delText>
        </w:r>
      </w:del>
      <w:r>
        <w:t xml:space="preserve">(Kaschner et al. 2013) and International Union for Conservation of Nature (IUCN) </w:t>
      </w:r>
      <w:del w:id="27" w:author="Ben Halpern" w:date="2016-01-28T20:54:00Z">
        <w:r w:rsidDel="002764A3">
          <w:delText xml:space="preserve">species range maps </w:delText>
        </w:r>
      </w:del>
      <w:r>
        <w:t xml:space="preserve">(REF). These two spatial datasets </w:t>
      </w:r>
      <w:del w:id="28" w:author="Ben Halpern" w:date="2016-01-28T20:54:00Z">
        <w:r w:rsidDel="00A11127">
          <w:delText xml:space="preserve">are </w:delText>
        </w:r>
      </w:del>
      <w:ins w:id="29" w:author="Ben Halpern" w:date="2016-01-28T20:54:00Z">
        <w:r w:rsidR="00A11127">
          <w:t xml:space="preserve">have been </w:t>
        </w:r>
      </w:ins>
      <w:r>
        <w:t xml:space="preserve">used for a wide range of purposes, including assessing marine species status </w:t>
      </w:r>
      <w:commentRangeStart w:id="30"/>
      <w:r>
        <w:t>(Halpern et al. 2012</w:t>
      </w:r>
      <w:r w:rsidR="00351044">
        <w:t>, 2015</w:t>
      </w:r>
      <w:r>
        <w:t>, Selig et al. 2013), evaluating global biodiversity patterns (Coll et al. 2010, Martin et al. 2014), predicting range shifts (Molinos et al. 2015), and setting conservation priorities (Klein et al. 2015).</w:t>
      </w:r>
      <w:commentRangeEnd w:id="30"/>
      <w:r w:rsidR="00A11127">
        <w:rPr>
          <w:rStyle w:val="CommentReference"/>
        </w:rPr>
        <w:commentReference w:id="30"/>
      </w:r>
    </w:p>
    <w:p w14:paraId="0DAF9C5F" w14:textId="77777777" w:rsidR="00613406" w:rsidRDefault="00810082">
      <w:r>
        <w:t>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2008?).</w:t>
      </w:r>
    </w:p>
    <w:p w14:paraId="250E91CD" w14:textId="265D4BAB" w:rsidR="00613406" w:rsidRDefault="00810082">
      <w:r>
        <w:lastRenderedPageBreak/>
        <w:t xml:space="preserve">To understand the implications of differences between the AquaMaps and IUCN datasets, we compared how each data source represents the global spatial and taxonomic distribution of species. Most notably, AquaMaps includes range maps for many more species (currently 22,889 species; 93.3% of total), such that </w:t>
      </w:r>
      <w:commentRangeStart w:id="31"/>
      <w:r>
        <w:t>most global analyses</w:t>
      </w:r>
      <w:commentRangeEnd w:id="31"/>
      <w:r w:rsidR="004538CA">
        <w:rPr>
          <w:rStyle w:val="CommentReference"/>
        </w:rPr>
        <w:commentReference w:id="31"/>
      </w:r>
      <w:r>
        <w:t xml:space="preserve"> related to biodiversity to date have used AquaMaps (IUCN range map data exist for only </w:t>
      </w:r>
      <w:commentRangeStart w:id="32"/>
      <w:r>
        <w:t>4,138 species</w:t>
      </w:r>
      <w:commentRangeEnd w:id="32"/>
      <w:r>
        <w:rPr>
          <w:rStyle w:val="CommentReference"/>
        </w:rPr>
        <w:commentReference w:id="32"/>
      </w:r>
      <w:r>
        <w:t xml:space="preserve">). For the 2,166 species (8.8% of total) mapped in both datasets, we </w:t>
      </w:r>
      <w:commentRangeStart w:id="33"/>
      <w:r>
        <w:t>examined how well the maps align</w:t>
      </w:r>
      <w:ins w:id="34" w:author="Ben Halpern" w:date="2016-01-28T20:58:00Z">
        <w:r w:rsidR="007126B2">
          <w:t>,</w:t>
        </w:r>
      </w:ins>
      <w:del w:id="35" w:author="Ben Halpern" w:date="2016-01-28T20:58:00Z">
        <w:r w:rsidDel="007126B2">
          <w:delText xml:space="preserve"> and</w:delText>
        </w:r>
      </w:del>
      <w:r>
        <w:t xml:space="preserve"> determined several issues that lead to misalignment between predicted species distributions, and outline </w:t>
      </w:r>
      <w:commentRangeEnd w:id="33"/>
      <w:r w:rsidR="007126B2">
        <w:rPr>
          <w:rStyle w:val="CommentReference"/>
        </w:rPr>
        <w:commentReference w:id="33"/>
      </w:r>
      <w:r>
        <w:t>possible improvements.</w:t>
      </w:r>
    </w:p>
    <w:p w14:paraId="3AFC1C2C" w14:textId="77777777" w:rsidR="00613406" w:rsidRDefault="00810082">
      <w:r>
        <w:t xml:space="preserve">We then subjected two recent marine biodiversity studies - an assessment of the status of global biodiversity within the Ocean Health Index (Halpern et al. 2012, 2015) and a global analysis of gaps in protection afforded by marine protected areas (MPAs) (Klein et al. 2015) - to a sensitivity analysis. </w:t>
      </w:r>
      <w:commentRangeStart w:id="36"/>
      <w:r>
        <w:t xml:space="preserve">... </w:t>
      </w:r>
      <w:r>
        <w:rPr>
          <w:b/>
          <w:i/>
        </w:rPr>
        <w:t>substituting</w:t>
      </w:r>
      <w:r>
        <w:t xml:space="preserve"> one dataset over the other, to highlight the possible consequences of different data use decisions on our understanding of </w:t>
      </w:r>
      <w:r>
        <w:rPr>
          <w:i/>
        </w:rPr>
        <w:t>the status of</w:t>
      </w:r>
      <w:r>
        <w:t xml:space="preserve"> marine biodiversity. </w:t>
      </w:r>
      <w:r>
        <w:rPr>
          <w:b/>
          <w:i/>
        </w:rPr>
        <w:t>BSH suggestion: We used all unique species range data from both sources but substituted one dataset over the other for shared species to highlight the possible consequences of different data use decisions on our understanding of the status of and protection of marine biodiversity.</w:t>
      </w:r>
      <w:commentRangeEnd w:id="36"/>
      <w:r>
        <w:rPr>
          <w:rStyle w:val="CommentReference"/>
        </w:rPr>
        <w:commentReference w:id="36"/>
      </w:r>
    </w:p>
    <w:p w14:paraId="74D18E63" w14:textId="77777777" w:rsidR="00613406" w:rsidRDefault="00F84D7E">
      <w:r>
        <w:pict w14:anchorId="08B1F19B">
          <v:rect id="_x0000_i1028" style="width:0;height:1.5pt" o:hralign="center" o:hrstd="t" o:hr="t"/>
        </w:pict>
      </w:r>
    </w:p>
    <w:p w14:paraId="265053F8" w14:textId="77777777" w:rsidR="00613406" w:rsidRDefault="00810082">
      <w:pPr>
        <w:pStyle w:val="Heading1"/>
      </w:pPr>
      <w:bookmarkStart w:id="37" w:name="results-and-discussion"/>
      <w:bookmarkEnd w:id="37"/>
      <w:r>
        <w:t>Results and Discussion</w:t>
      </w:r>
    </w:p>
    <w:p w14:paraId="72B20910" w14:textId="77777777" w:rsidR="00613406" w:rsidRDefault="00810082">
      <w:pPr>
        <w:pStyle w:val="Heading2"/>
      </w:pPr>
      <w:bookmarkStart w:id="38" w:name="how-and-why-the-datasets-differ"/>
      <w:bookmarkEnd w:id="38"/>
      <w:r>
        <w:t>How and why the datasets differ</w:t>
      </w:r>
    </w:p>
    <w:p w14:paraId="33129EF4" w14:textId="074318D9" w:rsidR="00613406" w:rsidRDefault="00810082">
      <w:r>
        <w:t>The IUCN publishes species range maps</w:t>
      </w:r>
      <w:ins w:id="39" w:author="Ben Halpern" w:date="2016-01-29T16:04:00Z">
        <w:r w:rsidR="00E472DB">
          <w:t>, bundled by taxonomic groups (REF),</w:t>
        </w:r>
      </w:ins>
      <w:r>
        <w:t xml:space="preserve"> </w:t>
      </w:r>
      <w:del w:id="40" w:author="Ben Halpern" w:date="2016-01-29T15:24:00Z">
        <w:r w:rsidDel="0070797D">
          <w:delText xml:space="preserve">as </w:delText>
        </w:r>
        <w:commentRangeStart w:id="41"/>
        <w:r w:rsidDel="0070797D">
          <w:delText>polygon shapefiles</w:delText>
        </w:r>
        <w:commentRangeEnd w:id="41"/>
        <w:r w:rsidR="0070797D" w:rsidDel="0070797D">
          <w:rPr>
            <w:rStyle w:val="CommentReference"/>
          </w:rPr>
          <w:commentReference w:id="41"/>
        </w:r>
        <w:r w:rsidDel="0070797D">
          <w:delText xml:space="preserve">, bundled by taxonomic groups (REF). </w:delText>
        </w:r>
        <w:commentRangeStart w:id="42"/>
        <w:r w:rsidDel="0070797D">
          <w:delText>Using a geographic information system (GIS)</w:delText>
        </w:r>
        <w:commentRangeEnd w:id="42"/>
        <w:r w:rsidR="0070797D" w:rsidDel="0070797D">
          <w:rPr>
            <w:rStyle w:val="CommentReference"/>
          </w:rPr>
          <w:commentReference w:id="42"/>
        </w:r>
        <w:r w:rsidDel="0070797D">
          <w:delText xml:space="preserve">, </w:delText>
        </w:r>
      </w:del>
      <w:ins w:id="43" w:author="Ben Halpern" w:date="2016-01-29T15:24:00Z">
        <w:r w:rsidR="0070797D">
          <w:t xml:space="preserve">based on </w:t>
        </w:r>
      </w:ins>
      <w:r>
        <w:t>expert</w:t>
      </w:r>
      <w:ins w:id="44" w:author="Ben Halpern" w:date="2016-01-29T15:24:00Z">
        <w:r w:rsidR="0070797D">
          <w:t xml:space="preserve"> input on</w:t>
        </w:r>
      </w:ins>
      <w:del w:id="45" w:author="Ben Halpern" w:date="2016-01-29T15:25:00Z">
        <w:r w:rsidDel="0070797D">
          <w:delText>s outline</w:delText>
        </w:r>
      </w:del>
      <w:r>
        <w:t xml:space="preserve"> spatial </w:t>
      </w:r>
      <w:del w:id="46" w:author="Ben Halpern" w:date="2016-01-29T15:25:00Z">
        <w:r w:rsidDel="0070797D">
          <w:delText>polygons to represent</w:delText>
        </w:r>
      </w:del>
      <w:ins w:id="47" w:author="Ben Halpern" w:date="2016-01-29T15:25:00Z">
        <w:r w:rsidR="0070797D">
          <w:t>boundaries of</w:t>
        </w:r>
      </w:ins>
      <w:r>
        <w:t xml:space="preserve"> a given species' "limits of distribution" (REF IUCN 2014) - essentially a refined extent of occurrence, based on observation records and refined by expert understanding of the species' range and habitat preferences. </w:t>
      </w:r>
      <w:ins w:id="48" w:author="Ben Halpern" w:date="2016-01-29T16:05:00Z">
        <w:r w:rsidR="00E472DB">
          <w:t xml:space="preserve">In contrast, </w:t>
        </w:r>
      </w:ins>
      <w:r>
        <w:t>AquaMaps models species distribution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(AquaMaps 2013)</w:t>
      </w:r>
    </w:p>
    <w:p w14:paraId="6C68BF18" w14:textId="77777777" w:rsidR="00613406" w:rsidRDefault="00810082">
      <w:commentRangeStart w:id="49"/>
      <w:r>
        <w:t>The methodologies behind these datasets imply differences in prediction of species distribution due to errors of commission (falsely indicating species presence) and omission (falsely indicating species absence). Geographic range data such as IUCN range maps generally include large commission errors, while predicted distribution models such as AquaMaps will likely include fewer commission errors but more omission errors. Each type of error bears different implications for conservation goals (Rondinini, 2006).</w:t>
      </w:r>
      <w:commentRangeEnd w:id="49"/>
      <w:r>
        <w:rPr>
          <w:rStyle w:val="CommentReference"/>
        </w:rPr>
        <w:commentReference w:id="49"/>
      </w:r>
    </w:p>
    <w:p w14:paraId="0977EE5D" w14:textId="21ED9A9C" w:rsidR="00613406" w:rsidDel="009E036A" w:rsidRDefault="00810082" w:rsidP="009E036A">
      <w:pPr>
        <w:rPr>
          <w:del w:id="50" w:author="Ben Halpern" w:date="2016-01-29T16:08:00Z"/>
        </w:rPr>
        <w:pPrChange w:id="51" w:author="Ben Halpern" w:date="2016-01-29T16:08:00Z">
          <w:pPr/>
        </w:pPrChange>
      </w:pPr>
      <w:r>
        <w:lastRenderedPageBreak/>
        <w:t>The two datasets have notably different taxonomic (Fig. 1A) and regional (Fig. 1B,C) coverage. IUCN-mapped species focus on tropical latitudes and away from the Atlantic and Eastern Pacific compared to AquaMaps-mapped species. These differences can be mitigated by using both datasets, but the underlying methodological differences complicate such direct comparisons.</w:t>
      </w:r>
      <w:ins w:id="52" w:author="Ben Halpern" w:date="2016-01-29T16:08:00Z">
        <w:r w:rsidR="009E036A" w:rsidDel="009E036A">
          <w:t xml:space="preserve"> </w:t>
        </w:r>
      </w:ins>
    </w:p>
    <w:p w14:paraId="590015F6" w14:textId="1D13F6BE" w:rsidR="00613406" w:rsidDel="009E036A" w:rsidRDefault="00F84D7E" w:rsidP="009E036A">
      <w:pPr>
        <w:rPr>
          <w:del w:id="53" w:author="Ben Halpern" w:date="2016-01-29T16:08:00Z"/>
        </w:rPr>
      </w:pPr>
      <w:commentRangeStart w:id="54"/>
      <w:del w:id="55" w:author="Ben Halpern" w:date="2016-01-29T16:08:00Z">
        <w:r w:rsidDel="009E036A">
          <w:pict w14:anchorId="2D8E7A69">
            <v:rect id="_x0000_i1029" style="width:0;height:1.5pt" o:hralign="center" o:hrstd="t" o:hr="t"/>
          </w:pict>
        </w:r>
        <w:commentRangeEnd w:id="54"/>
        <w:r w:rsidR="009E036A" w:rsidDel="009E036A">
          <w:rPr>
            <w:rStyle w:val="CommentReference"/>
          </w:rPr>
          <w:commentReference w:id="54"/>
        </w:r>
      </w:del>
    </w:p>
    <w:p w14:paraId="735776B3" w14:textId="77777777" w:rsidR="00613406" w:rsidRDefault="00810082">
      <w:r>
        <w:t>To explore differences in species distribution and range between the two datasets, we plotted the distribution alignment (where on the map) against the ratio of extent (how much of the map) for each shared species (Fig. 2A).</w:t>
      </w:r>
    </w:p>
    <w:p w14:paraId="0FF2BB52" w14:textId="1B0A095C" w:rsidR="00DE706B" w:rsidRDefault="00DE706B" w:rsidP="00DE706B">
      <w:moveToRangeStart w:id="56" w:author="Ben Halpern" w:date="2016-01-29T21:02:00Z" w:name="move315720680"/>
      <w:commentRangeStart w:id="57"/>
      <w:moveTo w:id="58" w:author="Ben Halpern" w:date="2016-01-29T21:02:00Z">
        <w:del w:id="59" w:author="Ben Halpern" w:date="2016-01-29T21:03:00Z">
          <w:r w:rsidDel="00DE706B">
            <w:delText>This breakdown by quadrant helps explain t</w:delText>
          </w:r>
        </w:del>
      </w:moveTo>
      <w:ins w:id="60" w:author="Ben Halpern" w:date="2016-01-29T21:03:00Z">
        <w:r>
          <w:t>T</w:t>
        </w:r>
      </w:ins>
      <w:moveTo w:id="61" w:author="Ben Halpern" w:date="2016-01-29T21:02:00Z">
        <w:r>
          <w:t xml:space="preserve">he </w:t>
        </w:r>
      </w:moveTo>
      <w:commentRangeEnd w:id="57"/>
      <w:r w:rsidR="008D598B">
        <w:rPr>
          <w:rStyle w:val="CommentReference"/>
        </w:rPr>
        <w:commentReference w:id="57"/>
      </w:r>
      <w:commentRangeStart w:id="62"/>
      <w:moveTo w:id="63" w:author="Ben Halpern" w:date="2016-01-29T21:02:00Z">
        <w:r>
          <w:t xml:space="preserve">negative linear relationship </w:t>
        </w:r>
      </w:moveTo>
      <w:commentRangeEnd w:id="62"/>
      <w:r>
        <w:rPr>
          <w:rStyle w:val="CommentReference"/>
        </w:rPr>
        <w:commentReference w:id="62"/>
      </w:r>
      <w:moveTo w:id="64" w:author="Ben Halpern" w:date="2016-01-29T21:02:00Z">
        <w:del w:id="65" w:author="Ben Halpern" w:date="2016-01-29T21:03:00Z">
          <w:r w:rsidDel="00DE706B">
            <w:delText>seen in the plot, in which</w:delText>
          </w:r>
        </w:del>
      </w:moveTo>
      <w:ins w:id="66" w:author="Ben Halpern" w:date="2016-01-29T21:03:00Z">
        <w:r>
          <w:t>indicates that</w:t>
        </w:r>
      </w:ins>
      <w:moveTo w:id="67" w:author="Ben Halpern" w:date="2016-01-29T21:02:00Z">
        <w:r>
          <w:t xml:space="preserve"> </w:t>
        </w:r>
        <w:commentRangeStart w:id="68"/>
        <w:r>
          <w:t>increasing similarity in extent correlates with decreasing distribution alignment</w:t>
        </w:r>
      </w:moveTo>
      <w:commentRangeEnd w:id="68"/>
      <w:r>
        <w:rPr>
          <w:rStyle w:val="CommentReference"/>
        </w:rPr>
        <w:commentReference w:id="68"/>
      </w:r>
      <w:moveTo w:id="69" w:author="Ben Halpern" w:date="2016-01-29T21:02:00Z">
        <w:r>
          <w:t xml:space="preserve">. </w:t>
        </w:r>
        <w:del w:id="70" w:author="Ben Halpern" w:date="2016-01-29T21:13:00Z">
          <w:r w:rsidDel="000324CF">
            <w:delText>When</w:delText>
          </w:r>
        </w:del>
      </w:moveTo>
      <w:ins w:id="71" w:author="Ben Halpern" w:date="2016-01-29T21:13:00Z">
        <w:r w:rsidR="000324CF">
          <w:t>AquaMaps tends to</w:t>
        </w:r>
      </w:ins>
      <w:moveTo w:id="72" w:author="Ben Halpern" w:date="2016-01-29T21:02:00Z">
        <w:r>
          <w:t xml:space="preserve"> extrapolat</w:t>
        </w:r>
      </w:moveTo>
      <w:ins w:id="73" w:author="Ben Halpern" w:date="2016-01-29T21:13:00Z">
        <w:r w:rsidR="000324CF">
          <w:t>e</w:t>
        </w:r>
      </w:ins>
      <w:moveTo w:id="74" w:author="Ben Halpern" w:date="2016-01-29T21:02:00Z">
        <w:del w:id="75" w:author="Ben Halpern" w:date="2016-01-29T21:13:00Z">
          <w:r w:rsidDel="000324CF">
            <w:delText>ing</w:delText>
          </w:r>
        </w:del>
        <w:r>
          <w:t xml:space="preserve"> species range</w:t>
        </w:r>
      </w:moveTo>
      <w:ins w:id="76" w:author="Ben Halpern" w:date="2016-01-29T21:13:00Z">
        <w:r w:rsidR="000324CF">
          <w:t>s</w:t>
        </w:r>
      </w:ins>
      <w:moveTo w:id="77" w:author="Ben Halpern" w:date="2016-01-29T21:02:00Z">
        <w:r>
          <w:t xml:space="preserve"> beyond known occurrences, </w:t>
        </w:r>
      </w:moveTo>
      <w:ins w:id="78" w:author="Ben Halpern" w:date="2016-01-29T21:13:00Z">
        <w:r w:rsidR="000324CF">
          <w:t xml:space="preserve">such that </w:t>
        </w:r>
      </w:ins>
      <w:moveTo w:id="79" w:author="Ben Halpern" w:date="2016-01-29T21:02:00Z">
        <w:r>
          <w:t xml:space="preserve">the marginal range predicted by </w:t>
        </w:r>
        <w:del w:id="80" w:author="Ben Halpern" w:date="2016-01-29T21:13:00Z">
          <w:r w:rsidDel="000324CF">
            <w:delText xml:space="preserve">the </w:delText>
          </w:r>
        </w:del>
        <w:r>
          <w:t xml:space="preserve">AquaMaps </w:t>
        </w:r>
        <w:del w:id="81" w:author="Ben Halpern" w:date="2016-01-29T21:13:00Z">
          <w:r w:rsidDel="000324CF">
            <w:delText xml:space="preserve">model </w:delText>
          </w:r>
        </w:del>
        <w:r>
          <w:t xml:space="preserve">will fall in different locations than the marginal range predicted using IUCN methodology. For species with dissimilar extents, predicted distribution for the smaller range can more easily fall within the generous bounds of the larger range. </w:t>
        </w:r>
        <w:del w:id="82" w:author="Ben Halpern" w:date="2016-01-29T21:14:00Z">
          <w:r w:rsidDel="000324CF">
            <w:delText>As we examine</w:delText>
          </w:r>
        </w:del>
      </w:moveTo>
      <w:ins w:id="83" w:author="Ben Halpern" w:date="2016-01-29T21:14:00Z">
        <w:r w:rsidR="000324CF">
          <w:t>For</w:t>
        </w:r>
      </w:ins>
      <w:moveTo w:id="84" w:author="Ben Halpern" w:date="2016-01-29T21:02:00Z">
        <w:r>
          <w:t xml:space="preserve"> species with increasingly similar extents, </w:t>
        </w:r>
        <w:del w:id="85" w:author="Ben Halpern" w:date="2016-01-29T21:14:00Z">
          <w:r w:rsidDel="000324CF">
            <w:delText xml:space="preserve">the </w:delText>
          </w:r>
        </w:del>
        <w:r>
          <w:t>differences in methodology become more difficult to "hide," and the distribution alignment generally becomes poorer.</w:t>
        </w:r>
      </w:moveTo>
    </w:p>
    <w:moveToRangeEnd w:id="56"/>
    <w:p w14:paraId="7D71A649" w14:textId="6D92DE91" w:rsidR="00613406" w:rsidRDefault="00810082">
      <w:r>
        <w:t>Dividing the map-paired species into quadrants highlights different categories of relationships</w:t>
      </w:r>
      <w:ins w:id="86" w:author="Ben Halpern" w:date="2016-01-29T21:12:00Z">
        <w:r w:rsidR="000324CF">
          <w:t xml:space="preserve"> that in turn help further explain the general pattern</w:t>
        </w:r>
      </w:ins>
      <w:r>
        <w:t xml:space="preserve">. The upper right quadrant includes species (n = 401) whose </w:t>
      </w:r>
      <w:del w:id="87" w:author="Ben Halpern" w:date="2016-01-29T20:31:00Z">
        <w:r w:rsidDel="00BF2C50">
          <w:delText>map pairs</w:delText>
        </w:r>
      </w:del>
      <w:ins w:id="88" w:author="Ben Halpern" w:date="2016-01-29T20:31:00Z">
        <w:r w:rsidR="00BF2C50">
          <w:t>described ranges</w:t>
        </w:r>
      </w:ins>
      <w:r>
        <w:t xml:space="preserve"> agree in both spatial distribution and extent</w:t>
      </w:r>
      <w:del w:id="89" w:author="Ben Halpern" w:date="2016-01-29T20:31:00Z">
        <w:r w:rsidDel="00BF2C50">
          <w:delText xml:space="preserve"> of described ranges</w:delText>
        </w:r>
      </w:del>
      <w:r>
        <w:t xml:space="preserve">. These species tend to be well-studied and </w:t>
      </w:r>
      <w:ins w:id="90" w:author="Ben Halpern" w:date="2016-01-29T16:09:00Z">
        <w:r w:rsidR="00A072F8">
          <w:t xml:space="preserve">are </w:t>
        </w:r>
      </w:ins>
      <w:r>
        <w:t xml:space="preserve">predominantly </w:t>
      </w:r>
      <w:del w:id="91" w:author="Ben Halpern" w:date="2016-01-29T16:09:00Z">
        <w:r w:rsidDel="00A072F8">
          <w:delText xml:space="preserve">fall within </w:delText>
        </w:r>
      </w:del>
      <w:r>
        <w:t>wide-ranging pelagic organisms such as marine mammals, tunas, and billfishes (Fig. 2B). This result is not surprising, as species with very large ranges are likely to be more aligned</w:t>
      </w:r>
      <w:ins w:id="92" w:author="Ben Halpern" w:date="2016-01-29T20:43:00Z">
        <w:r w:rsidR="00C233E2">
          <w:t>,</w:t>
        </w:r>
      </w:ins>
      <w:r>
        <w:t xml:space="preserve"> regardless of methodology</w:t>
      </w:r>
      <w:ins w:id="93" w:author="Ben Halpern" w:date="2016-01-29T20:43:00Z">
        <w:r w:rsidR="00C233E2">
          <w:t>,</w:t>
        </w:r>
      </w:ins>
      <w:r>
        <w:t xml:space="preserve"> simply because they exist nearly everywhere.</w:t>
      </w:r>
    </w:p>
    <w:p w14:paraId="0C054911" w14:textId="5F60D0FE" w:rsidR="00613406" w:rsidRDefault="00810082">
      <w:r>
        <w:t xml:space="preserve">The extent-mismatched </w:t>
      </w:r>
      <w:del w:id="94" w:author="Ben Halpern" w:date="2016-01-29T20:32:00Z">
        <w:r w:rsidDel="00BF2C50">
          <w:delText xml:space="preserve">maps </w:delText>
        </w:r>
      </w:del>
      <w:ins w:id="95" w:author="Ben Halpern" w:date="2016-01-29T20:32:00Z">
        <w:r w:rsidR="00BF2C50">
          <w:t xml:space="preserve">ranges </w:t>
        </w:r>
      </w:ins>
      <w:r>
        <w:t xml:space="preserve">contained in the upper left quadrant (n = 682) </w:t>
      </w:r>
      <w:ins w:id="96" w:author="Ben Halpern" w:date="2016-01-29T20:34:00Z">
        <w:r w:rsidR="00BF2C50">
          <w:t xml:space="preserve">include </w:t>
        </w:r>
      </w:ins>
      <w:commentRangeStart w:id="97"/>
      <w:del w:id="98" w:author="Ben Halpern" w:date="2016-01-29T20:34:00Z">
        <w:r w:rsidDel="00BF2C50">
          <w:delText>provide a richer set of examples to understand the fundamental differences between the datasets</w:delText>
        </w:r>
        <w:commentRangeEnd w:id="97"/>
        <w:r w:rsidR="00BF2C50" w:rsidDel="00BF2C50">
          <w:rPr>
            <w:rStyle w:val="CommentReference"/>
          </w:rPr>
          <w:commentReference w:id="97"/>
        </w:r>
        <w:r w:rsidDel="00BF2C50">
          <w:delText xml:space="preserve">. For </w:delText>
        </w:r>
      </w:del>
      <w:r>
        <w:t xml:space="preserve">many </w:t>
      </w:r>
      <w:del w:id="99" w:author="Ben Halpern" w:date="2016-01-29T20:34:00Z">
        <w:r w:rsidDel="00BF2C50">
          <w:delText xml:space="preserve">of these </w:delText>
        </w:r>
      </w:del>
      <w:r>
        <w:t>species</w:t>
      </w:r>
      <w:del w:id="100" w:author="Ben Halpern" w:date="2016-01-29T16:11:00Z">
        <w:r w:rsidDel="00A072F8">
          <w:delText>,</w:delText>
        </w:r>
      </w:del>
      <w:r>
        <w:t xml:space="preserve"> </w:t>
      </w:r>
      <w:del w:id="101" w:author="Ben Halpern" w:date="2016-01-29T16:11:00Z">
        <w:r w:rsidDel="00A072F8">
          <w:delText xml:space="preserve">while </w:delText>
        </w:r>
      </w:del>
      <w:del w:id="102" w:author="Ben Halpern" w:date="2016-01-29T20:34:00Z">
        <w:r w:rsidDel="00BF2C50">
          <w:delText>the</w:delText>
        </w:r>
      </w:del>
      <w:ins w:id="103" w:author="Ben Halpern" w:date="2016-01-29T20:34:00Z">
        <w:r w:rsidR="00BF2C50">
          <w:t>whose</w:t>
        </w:r>
      </w:ins>
      <w:r>
        <w:t xml:space="preserve"> spatial distribution is similar, </w:t>
      </w:r>
      <w:ins w:id="104" w:author="Ben Halpern" w:date="2016-01-29T16:12:00Z">
        <w:r w:rsidR="00A072F8">
          <w:t xml:space="preserve">but </w:t>
        </w:r>
      </w:ins>
      <w:ins w:id="105" w:author="Ben Halpern" w:date="2016-01-29T20:35:00Z">
        <w:r w:rsidR="00BF2C50">
          <w:t xml:space="preserve">where </w:t>
        </w:r>
      </w:ins>
      <w:r>
        <w:t xml:space="preserve">the IUCN range </w:t>
      </w:r>
      <w:del w:id="106" w:author="Ben Halpern" w:date="2016-01-29T20:35:00Z">
        <w:r w:rsidDel="00BF2C50">
          <w:delText>includes a significant buffer zone beyond the AquaMaps range</w:delText>
        </w:r>
      </w:del>
      <w:ins w:id="107" w:author="Ben Halpern" w:date="2016-01-29T20:35:00Z">
        <w:r w:rsidR="00BF2C50">
          <w:t>is notably larger</w:t>
        </w:r>
      </w:ins>
      <w:ins w:id="108" w:author="Ben Halpern" w:date="2016-01-29T20:36:00Z">
        <w:r w:rsidR="00BF2C50">
          <w:t xml:space="preserve">, </w:t>
        </w:r>
      </w:ins>
      <w:ins w:id="109" w:author="Ben Halpern" w:date="2016-01-29T20:40:00Z">
        <w:r w:rsidR="00FB7604">
          <w:t xml:space="preserve">often </w:t>
        </w:r>
      </w:ins>
      <w:ins w:id="110" w:author="Ben Halpern" w:date="2016-01-29T20:36:00Z">
        <w:r w:rsidR="00BF2C50">
          <w:t>extending into deeper water</w:t>
        </w:r>
      </w:ins>
      <w:r>
        <w:t xml:space="preserve">. </w:t>
      </w:r>
      <w:ins w:id="111" w:author="Ben Halpern" w:date="2016-01-29T20:37:00Z">
        <w:r w:rsidR="00BF2C50">
          <w:t>For example, c</w:t>
        </w:r>
      </w:ins>
      <w:del w:id="112" w:author="Ben Halpern" w:date="2016-01-29T20:37:00Z">
        <w:r w:rsidDel="00BF2C50">
          <w:delText>C</w:delText>
        </w:r>
      </w:del>
      <w:r>
        <w:t>orals dominate this quadrant (n = 294; 43.1% of all species in this quadrant)</w:t>
      </w:r>
      <w:ins w:id="113" w:author="Ben Halpern" w:date="2016-01-29T20:38:00Z">
        <w:r w:rsidR="00BF2C50">
          <w:t xml:space="preserve">, and </w:t>
        </w:r>
        <w:commentRangeStart w:id="114"/>
        <w:r w:rsidR="00BF2C50">
          <w:t>IUCN range maps tend to extend corals into waters beyond their depth tolerance</w:t>
        </w:r>
        <w:commentRangeEnd w:id="114"/>
        <w:r w:rsidR="00BF2C50">
          <w:rPr>
            <w:rStyle w:val="CommentReference"/>
          </w:rPr>
          <w:commentReference w:id="114"/>
        </w:r>
      </w:ins>
      <w:del w:id="116" w:author="Ben Halpern" w:date="2016-01-29T20:38:00Z">
        <w:r w:rsidDel="00BF2C50">
          <w:delText>.</w:delText>
        </w:r>
      </w:del>
      <w:r>
        <w:t xml:space="preserve"> </w:t>
      </w:r>
      <w:del w:id="117" w:author="Ben Halpern" w:date="2016-01-29T20:40:00Z">
        <w:r w:rsidDel="00FB7604">
          <w:delText>Most corals and reef-associated organisms prefer shallower waters, and we suspect that many of these disagreements in extent can be explained by bathymetry: seafloor</w:delText>
        </w:r>
      </w:del>
      <w:ins w:id="118" w:author="Ben Halpern" w:date="2016-01-29T20:40:00Z">
        <w:r w:rsidR="00FB7604">
          <w:t>Ocean</w:t>
        </w:r>
      </w:ins>
      <w:r>
        <w:t xml:space="preserve"> depth is explicitly included in AquaMaps models, while </w:t>
      </w:r>
      <w:del w:id="119" w:author="Ben Halpern" w:date="2016-01-29T20:40:00Z">
        <w:r w:rsidDel="00FB7604">
          <w:delText xml:space="preserve">depth is </w:delText>
        </w:r>
      </w:del>
      <w:r>
        <w:t>frequently overlooked as a factor in IUCN range maps</w:t>
      </w:r>
      <w:del w:id="120" w:author="Ben Halpern" w:date="2016-01-29T20:41:00Z">
        <w:r w:rsidDel="00FB7604">
          <w:delText>, leading to overprediction of species range into areas too deep to support the species (For examples and details, see SOM)</w:delText>
        </w:r>
      </w:del>
      <w:r>
        <w:t>.</w:t>
      </w:r>
      <w:ins w:id="121" w:author="Ben Halpern" w:date="2016-01-29T20:43:00Z">
        <w:r w:rsidR="00C233E2">
          <w:t xml:space="preserve"> </w:t>
        </w:r>
        <w:commentRangeStart w:id="122"/>
        <w:r w:rsidR="00C233E2">
          <w:t>Simply lipping IUCN range maps to known depth preferences would resolve many</w:t>
        </w:r>
      </w:ins>
      <w:ins w:id="123" w:author="Ben Halpern" w:date="2016-01-29T20:44:00Z">
        <w:r w:rsidR="00C233E2">
          <w:t xml:space="preserve"> of these mismatches.</w:t>
        </w:r>
        <w:commentRangeEnd w:id="122"/>
        <w:r w:rsidR="00893AB3">
          <w:rPr>
            <w:rStyle w:val="CommentReference"/>
          </w:rPr>
          <w:commentReference w:id="122"/>
        </w:r>
      </w:ins>
    </w:p>
    <w:p w14:paraId="41D0BF1B" w14:textId="1F62A801" w:rsidR="00613406" w:rsidRDefault="00810082">
      <w:del w:id="125" w:author="Ben Halpern" w:date="2016-01-29T20:45:00Z">
        <w:r w:rsidDel="00011BD9">
          <w:delText>The differences in extent of s</w:delText>
        </w:r>
      </w:del>
      <w:ins w:id="126" w:author="Ben Halpern" w:date="2016-01-29T20:45:00Z">
        <w:r w:rsidR="00011BD9">
          <w:t>S</w:t>
        </w:r>
      </w:ins>
      <w:r>
        <w:t xml:space="preserve">pecies </w:t>
      </w:r>
      <w:del w:id="127" w:author="Ben Halpern" w:date="2016-01-29T20:45:00Z">
        <w:r w:rsidDel="00011BD9">
          <w:delText xml:space="preserve">maps found </w:delText>
        </w:r>
      </w:del>
      <w:r>
        <w:t xml:space="preserve">in the lower right quadrant (n = 682) </w:t>
      </w:r>
      <w:del w:id="128" w:author="Ben Halpern" w:date="2016-01-29T20:46:00Z">
        <w:r w:rsidDel="00011BD9">
          <w:delText>can in many cases be attributed to</w:delText>
        </w:r>
      </w:del>
      <w:ins w:id="129" w:author="Ben Halpern" w:date="2016-01-29T20:46:00Z">
        <w:r w:rsidR="00011BD9">
          <w:t>often represent cases of</w:t>
        </w:r>
      </w:ins>
      <w:r>
        <w:t xml:space="preserve"> "two wrongs make a right." For these species, IUCN ranges frequently overextend into unsuitable depths, as in the case of many upper left quadrant species, while at the same time AquaMaps ranges often aggressively extrapolate presence into locations where IUCN predicts absence. </w:t>
      </w:r>
      <w:commentRangeStart w:id="130"/>
      <w:del w:id="131" w:author="Ben Halpern" w:date="2016-01-29T20:46:00Z">
        <w:r w:rsidDel="00011BD9">
          <w:delText>This results in an</w:delText>
        </w:r>
      </w:del>
      <w:ins w:id="132" w:author="Ben Halpern" w:date="2016-01-29T20:46:00Z">
        <w:r w:rsidR="00011BD9">
          <w:t>Consequently,</w:t>
        </w:r>
      </w:ins>
      <w:r>
        <w:t xml:space="preserve"> area ratio</w:t>
      </w:r>
      <w:ins w:id="133" w:author="Ben Halpern" w:date="2016-01-29T20:49:00Z">
        <w:r w:rsidR="00CD187E">
          <w:t>s</w:t>
        </w:r>
      </w:ins>
      <w:r>
        <w:t xml:space="preserve"> </w:t>
      </w:r>
      <w:ins w:id="134" w:author="Ben Halpern" w:date="2016-01-29T20:47:00Z">
        <w:r w:rsidR="00011BD9">
          <w:t xml:space="preserve">are </w:t>
        </w:r>
      </w:ins>
      <w:r>
        <w:t>close to 100%, but similar extents are meaningless when the distributions are poorly aligned.</w:t>
      </w:r>
      <w:commentRangeEnd w:id="130"/>
      <w:r>
        <w:rPr>
          <w:rStyle w:val="CommentReference"/>
        </w:rPr>
        <w:commentReference w:id="130"/>
      </w:r>
    </w:p>
    <w:p w14:paraId="004055EA" w14:textId="207F9000" w:rsidR="00613406" w:rsidRDefault="00810082">
      <w:del w:id="135" w:author="Ben Halpern" w:date="2016-01-29T20:48:00Z">
        <w:r w:rsidDel="00011BD9">
          <w:delText>Moving from the lower right to</w:delText>
        </w:r>
      </w:del>
      <w:ins w:id="136" w:author="Ben Halpern" w:date="2016-01-29T20:48:00Z">
        <w:r w:rsidR="00011BD9">
          <w:t>The most vexing cases are in the</w:t>
        </w:r>
      </w:ins>
      <w:r>
        <w:t xml:space="preserve"> lower left quadrant, </w:t>
      </w:r>
      <w:ins w:id="137" w:author="Ben Halpern" w:date="2016-01-29T20:48:00Z">
        <w:r w:rsidR="00011BD9">
          <w:t>where neither distribution nor extent match</w:t>
        </w:r>
      </w:ins>
      <w:ins w:id="138" w:author="Ben Halpern" w:date="2016-01-29T20:49:00Z">
        <w:r w:rsidR="00011BD9">
          <w:t xml:space="preserve"> (N=401)</w:t>
        </w:r>
      </w:ins>
      <w:ins w:id="139" w:author="Ben Halpern" w:date="2016-01-29T20:48:00Z">
        <w:r w:rsidR="00011BD9">
          <w:t xml:space="preserve">. </w:t>
        </w:r>
      </w:ins>
      <w:ins w:id="140" w:author="Ben Halpern" w:date="2016-01-29T20:51:00Z">
        <w:r w:rsidR="00B04D21">
          <w:t xml:space="preserve">Often these mismatches arise </w:t>
        </w:r>
      </w:ins>
      <w:ins w:id="141" w:author="Ben Halpern" w:date="2016-01-29T20:52:00Z">
        <w:r w:rsidR="00B04D21">
          <w:t>when</w:t>
        </w:r>
      </w:ins>
      <w:ins w:id="142" w:author="Ben Halpern" w:date="2016-01-29T20:51:00Z">
        <w:r w:rsidR="00B04D21">
          <w:t xml:space="preserve"> </w:t>
        </w:r>
      </w:ins>
      <w:commentRangeStart w:id="143"/>
      <w:r>
        <w:t xml:space="preserve">AquaMaps </w:t>
      </w:r>
      <w:del w:id="144" w:author="Ben Halpern" w:date="2016-01-29T20:52:00Z">
        <w:r w:rsidDel="00B04D21">
          <w:delText xml:space="preserve">more frequently </w:delText>
        </w:r>
      </w:del>
      <w:r>
        <w:t>relies on limited data to predict species presence well beyond known occurrences</w:t>
      </w:r>
      <w:del w:id="145" w:author="Ben Halpern" w:date="2016-01-29T20:52:00Z">
        <w:r w:rsidDel="00B04D21">
          <w:delText>, resulting in poor matches in both distribution and extent</w:delText>
        </w:r>
      </w:del>
      <w:r>
        <w:t xml:space="preserve">. </w:t>
      </w:r>
      <w:del w:id="146" w:author="Ben Halpern" w:date="2016-01-29T20:53:00Z">
        <w:r w:rsidDel="00B04D21">
          <w:delText>Of the 401 species in this quadrant</w:delText>
        </w:r>
      </w:del>
      <w:ins w:id="147" w:author="Ben Halpern" w:date="2016-01-29T20:53:00Z">
        <w:r w:rsidR="00B04D21">
          <w:t>Indeed</w:t>
        </w:r>
      </w:ins>
      <w:r>
        <w:t xml:space="preserve">, </w:t>
      </w:r>
      <w:r>
        <w:lastRenderedPageBreak/>
        <w:t xml:space="preserve">159 (39.7%) </w:t>
      </w:r>
      <w:ins w:id="148" w:author="Ben Halpern" w:date="2016-01-29T20:53:00Z">
        <w:r w:rsidR="00B04D21">
          <w:t xml:space="preserve">of these cases </w:t>
        </w:r>
      </w:ins>
      <w:r>
        <w:t xml:space="preserve">are data-poor (in which the AquaMaps environmental envelope model is based on fewer than 10 known </w:t>
      </w:r>
      <w:commentRangeStart w:id="149"/>
      <w:r>
        <w:t xml:space="preserve">cell </w:t>
      </w:r>
      <w:commentRangeEnd w:id="149"/>
      <w:r w:rsidR="00B04D21">
        <w:rPr>
          <w:rStyle w:val="CommentReference"/>
        </w:rPr>
        <w:commentReference w:id="149"/>
      </w:r>
      <w:r>
        <w:t xml:space="preserve">occurrences), compared with </w:t>
      </w:r>
      <w:commentRangeStart w:id="150"/>
      <w:r>
        <w:t xml:space="preserve">21.1% </w:t>
      </w:r>
      <w:commentRangeEnd w:id="150"/>
      <w:r w:rsidR="00B04D21">
        <w:rPr>
          <w:rStyle w:val="CommentReference"/>
        </w:rPr>
        <w:commentReference w:id="150"/>
      </w:r>
      <w:r>
        <w:t xml:space="preserve">for </w:t>
      </w:r>
      <w:del w:id="151" w:author="Ben Halpern" w:date="2016-01-29T20:55:00Z">
        <w:r w:rsidDel="00B04D21">
          <w:delText xml:space="preserve">the full set of map-paired </w:delText>
        </w:r>
      </w:del>
      <w:r>
        <w:t xml:space="preserve">species </w:t>
      </w:r>
      <w:ins w:id="152" w:author="Ben Halpern" w:date="2016-01-29T20:55:00Z">
        <w:r w:rsidR="00B04D21">
          <w:t>in the other three quadrants</w:t>
        </w:r>
      </w:ins>
      <w:ins w:id="153" w:author="Ben Halpern" w:date="2016-01-29T20:57:00Z">
        <w:r w:rsidR="00B04D21">
          <w:t>,</w:t>
        </w:r>
      </w:ins>
      <w:ins w:id="154" w:author="Ben Halpern" w:date="2016-01-29T20:55:00Z">
        <w:r w:rsidR="00B04D21">
          <w:t xml:space="preserve"> </w:t>
        </w:r>
      </w:ins>
      <w:commentRangeStart w:id="155"/>
      <w:r>
        <w:t xml:space="preserve">and only </w:t>
      </w:r>
      <w:del w:id="156" w:author="Ben Halpern" w:date="2016-01-29T20:57:00Z">
        <w:r w:rsidDel="00B04D21">
          <w:delText>8.2% of species in the upper left quadrant</w:delText>
        </w:r>
        <w:commentRangeEnd w:id="155"/>
        <w:r w:rsidR="00B04D21" w:rsidDel="00B04D21">
          <w:rPr>
            <w:rStyle w:val="CommentReference"/>
          </w:rPr>
          <w:commentReference w:id="155"/>
        </w:r>
        <w:r w:rsidDel="00B04D21">
          <w:delText xml:space="preserve">. A mere </w:delText>
        </w:r>
      </w:del>
      <w:r>
        <w:t xml:space="preserve">6.2% </w:t>
      </w:r>
      <w:del w:id="157" w:author="Ben Halpern" w:date="2016-01-29T20:57:00Z">
        <w:r w:rsidDel="00B04D21">
          <w:delText xml:space="preserve">of AquaMaps maps in this quadrant </w:delText>
        </w:r>
      </w:del>
      <w:r>
        <w:t>have undergone expert review</w:t>
      </w:r>
      <w:ins w:id="158" w:author="Ben Halpern" w:date="2016-01-29T20:58:00Z">
        <w:r w:rsidR="00B04D21">
          <w:t xml:space="preserve"> (XX% for species in the other three quadrants)</w:t>
        </w:r>
      </w:ins>
      <w:del w:id="159" w:author="Ben Halpern" w:date="2016-01-29T20:58:00Z">
        <w:r w:rsidDel="00B04D21">
          <w:delText>, compared with 13.4% of all map-paired species and 24.9% of species in the upper left quadrant</w:delText>
        </w:r>
      </w:del>
      <w:r>
        <w:t>.</w:t>
      </w:r>
      <w:commentRangeEnd w:id="143"/>
      <w:r w:rsidR="00CD187E">
        <w:rPr>
          <w:rStyle w:val="CommentReference"/>
        </w:rPr>
        <w:commentReference w:id="143"/>
      </w:r>
      <w:ins w:id="160" w:author="Ben Halpern" w:date="2016-01-29T20:59:00Z">
        <w:r w:rsidR="00B04D21">
          <w:t>[anything about IUCN data that might contribute to problems in this quadrant?]</w:t>
        </w:r>
      </w:ins>
    </w:p>
    <w:p w14:paraId="3F2CA316" w14:textId="0972B0BB" w:rsidR="00613406" w:rsidDel="00DE706B" w:rsidRDefault="00810082">
      <w:moveFromRangeStart w:id="161" w:author="Ben Halpern" w:date="2016-01-29T21:02:00Z" w:name="move315720680"/>
      <w:moveFrom w:id="162" w:author="Ben Halpern" w:date="2016-01-29T21:02:00Z">
        <w:r w:rsidDel="00DE706B">
          <w:t>This breakdown by quadrant helps explain the negative linear relationship seen in the plot, in which increasing similarity in extent correlates with decreasing distribution alignment. When extrapolating species range beyond known occurrences, the marginal range predicted by the AquaMaps model will fall in different locations than the marginal range predicted using IUCN methodology. For species with dissimilar extents, predicted distribution for the smaller range can more easily fall within the generous bounds of the larger range. As we examine species with increasingly similar extents, the differences in methodology become more difficult to "hide," and the distribution alignment generally becomes poorer.</w:t>
        </w:r>
      </w:moveFrom>
    </w:p>
    <w:moveFromRangeEnd w:id="161"/>
    <w:p w14:paraId="2E795BDC" w14:textId="77777777" w:rsidR="00613406" w:rsidRDefault="00F84D7E">
      <w:r>
        <w:pict w14:anchorId="4DFAE356">
          <v:rect id="_x0000_i1030" style="width:0;height:1.5pt" o:hralign="center" o:hrstd="t" o:hr="t"/>
        </w:pict>
      </w:r>
    </w:p>
    <w:p w14:paraId="00C5D91F" w14:textId="77777777" w:rsidR="00613406" w:rsidRDefault="00810082">
      <w:pPr>
        <w:pStyle w:val="Heading1"/>
      </w:pPr>
      <w:bookmarkStart w:id="163" w:name="implications"/>
      <w:bookmarkEnd w:id="163"/>
      <w:commentRangeStart w:id="164"/>
      <w:r>
        <w:t>Implications</w:t>
      </w:r>
      <w:commentRangeEnd w:id="164"/>
      <w:r w:rsidR="009D4E11">
        <w:rPr>
          <w:rStyle w:val="CommentReference"/>
          <w:rFonts w:asciiTheme="minorHAnsi" w:eastAsiaTheme="minorHAnsi" w:hAnsiTheme="minorHAnsi" w:cstheme="minorBidi"/>
          <w:b w:val="0"/>
          <w:bCs w:val="0"/>
          <w:color w:val="auto"/>
        </w:rPr>
        <w:commentReference w:id="164"/>
      </w:r>
    </w:p>
    <w:p w14:paraId="412737B4" w14:textId="77777777" w:rsidR="00613406" w:rsidRDefault="00810082">
      <w:commentRangeStart w:id="165"/>
      <w:r>
        <w:rPr>
          <w:b/>
        </w:rPr>
        <w:t xml:space="preserve">Case </w:t>
      </w:r>
      <w:commentRangeEnd w:id="165"/>
      <w:r w:rsidR="004054B0">
        <w:rPr>
          <w:rStyle w:val="CommentReference"/>
        </w:rPr>
        <w:commentReference w:id="165"/>
      </w:r>
      <w:r>
        <w:rPr>
          <w:b/>
        </w:rPr>
        <w:t>Study: The Ocean Health Index</w:t>
      </w:r>
    </w:p>
    <w:p w14:paraId="1890CC23" w14:textId="77777777" w:rsidR="00613406" w:rsidRDefault="00810082">
      <w:r>
        <w:t>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subset of species in both sources. OHI uses a probability threshold of 40% to determine species presence for AquaMaps data.</w:t>
      </w:r>
    </w:p>
    <w:p w14:paraId="05F40E32" w14:textId="77777777" w:rsidR="00613406" w:rsidRDefault="00810082">
      <w:r>
        <w:t>We recalculated the OHI species status score under several scenarios to observe the impact of toggling the prioritized data set from IUCN to AquaMaps, and toggling the AquaMaps presence threshold from 40% to 0% (Fig. 3). Most country scores varied by fewer than five points across the three scenarios; a few country scores decreased by as many as 12 points, indicating a more dire assessment of species conservation status.</w:t>
      </w:r>
    </w:p>
    <w:p w14:paraId="7ED13F78" w14:textId="77777777" w:rsidR="00613406" w:rsidRDefault="00810082">
      <w:commentRangeStart w:id="166"/>
      <w:r>
        <w:rPr>
          <w:i/>
        </w:rPr>
        <w:t>Since the Ocean Health Index Species subgoal relies on spatial data from both datasets, the impacts of these threshold and preference changes will be somewhat muted. When IUCN range maps are the preferred data source, only the subset of AquaMaps-only species will be affected by threshold changes; and when AquaMaps is the preferred source, the IUCN-only species will dampen the effect of a threshold change.</w:t>
      </w:r>
      <w:commentRangeEnd w:id="166"/>
      <w:r>
        <w:rPr>
          <w:rStyle w:val="CommentReference"/>
        </w:rPr>
        <w:commentReference w:id="166"/>
      </w:r>
    </w:p>
    <w:p w14:paraId="3C7CDE59" w14:textId="77777777" w:rsidR="00613406" w:rsidRDefault="00F84D7E">
      <w:r>
        <w:pict w14:anchorId="2CF0483D">
          <v:rect id="_x0000_i1031" style="width:0;height:1.5pt" o:hralign="center" o:hrstd="t" o:hr="t"/>
        </w:pict>
      </w:r>
    </w:p>
    <w:p w14:paraId="1D6ACAA2" w14:textId="77777777" w:rsidR="00613406" w:rsidRDefault="00810082">
      <w:r>
        <w:rPr>
          <w:b/>
        </w:rPr>
        <w:t>Case Study: MPA Gap Analysis</w:t>
      </w:r>
    </w:p>
    <w:p w14:paraId="24EC7B93" w14:textId="77777777" w:rsidR="00613406" w:rsidRDefault="00810082">
      <w:r>
        <w:t>Klein et al. (2015) compared the global distribution of species to the global distribution of marine protected areas to assess how well the MPAs protect key species and to identify which species fall through gaps in protection. The study relied on the AquaMaps database, using a probability threshold of 50% or greater, to determine species presence, and the World Database of Protected Areas to define zones of marine protection. The study determined that currently defined marine protected areas (IUCN categories I through IV overlapping with marine areas) are woefully inadequate in protecting marine biodiversity; 90.5% of species have less than 5% of their overall range represented within marine protected areas.</w:t>
      </w:r>
    </w:p>
    <w:p w14:paraId="1F4D7E43" w14:textId="77777777" w:rsidR="00613406" w:rsidRDefault="00810082">
      <w:r>
        <w:rPr>
          <w:b/>
          <w:i/>
        </w:rPr>
        <w:lastRenderedPageBreak/>
        <w:t>working on the analysis...</w:t>
      </w:r>
    </w:p>
    <w:p w14:paraId="63F08605" w14:textId="77777777" w:rsidR="00267568" w:rsidRDefault="00810082">
      <w:pPr>
        <w:rPr>
          <w:i/>
        </w:rPr>
      </w:pPr>
      <w:r>
        <w:rPr>
          <w:i/>
        </w:rPr>
        <w:t xml:space="preserve">Predictions: What happens when using a 0% threshold instead of a 50%? What happens when using IUCN rather than AM? </w:t>
      </w:r>
    </w:p>
    <w:p w14:paraId="19D2D4F3" w14:textId="1D524DCD" w:rsidR="00267568" w:rsidRPr="00267568" w:rsidRDefault="00810082" w:rsidP="00267568">
      <w:pPr>
        <w:pStyle w:val="ListParagraph"/>
        <w:numPr>
          <w:ilvl w:val="0"/>
          <w:numId w:val="21"/>
        </w:numPr>
        <w:rPr>
          <w:i/>
        </w:rPr>
      </w:pPr>
      <w:r w:rsidRPr="00267568">
        <w:rPr>
          <w:i/>
        </w:rPr>
        <w:t>IUCN tends to overestimate e</w:t>
      </w:r>
      <w:r w:rsidR="00267568" w:rsidRPr="00267568">
        <w:rPr>
          <w:i/>
        </w:rPr>
        <w:t xml:space="preserve">xtent esp for coastal species?  How much of this area will fall within MPAs and how much will fall outside, proportionally?  </w:t>
      </w:r>
    </w:p>
    <w:p w14:paraId="4F9DA89C" w14:textId="48404053" w:rsidR="00267568" w:rsidRPr="00267568" w:rsidRDefault="00267568" w:rsidP="00267568">
      <w:pPr>
        <w:pStyle w:val="ListParagraph"/>
        <w:numPr>
          <w:ilvl w:val="0"/>
          <w:numId w:val="21"/>
        </w:numPr>
        <w:rPr>
          <w:i/>
        </w:rPr>
      </w:pPr>
      <w:r w:rsidRPr="00267568">
        <w:rPr>
          <w:i/>
        </w:rPr>
        <w:t>M</w:t>
      </w:r>
      <w:r w:rsidR="00810082" w:rsidRPr="00267568">
        <w:rPr>
          <w:i/>
        </w:rPr>
        <w:t xml:space="preserve">ore </w:t>
      </w:r>
      <w:r w:rsidRPr="00267568">
        <w:rPr>
          <w:i/>
        </w:rPr>
        <w:t xml:space="preserve">area means more </w:t>
      </w:r>
      <w:r w:rsidR="00810082" w:rsidRPr="00267568">
        <w:rPr>
          <w:i/>
        </w:rPr>
        <w:t>species</w:t>
      </w:r>
      <w:r w:rsidRPr="00267568">
        <w:rPr>
          <w:i/>
        </w:rPr>
        <w:t xml:space="preserve"> (relatively)</w:t>
      </w:r>
      <w:r w:rsidR="00810082" w:rsidRPr="00267568">
        <w:rPr>
          <w:i/>
        </w:rPr>
        <w:t xml:space="preserve"> will be </w:t>
      </w:r>
      <w:r w:rsidRPr="00267568">
        <w:rPr>
          <w:i/>
        </w:rPr>
        <w:t xml:space="preserve">at least partially </w:t>
      </w:r>
      <w:r w:rsidR="00810082" w:rsidRPr="00267568">
        <w:rPr>
          <w:i/>
        </w:rPr>
        <w:t>included in MPAs so fewer apparent gap species</w:t>
      </w:r>
      <w:r w:rsidRPr="00267568">
        <w:rPr>
          <w:i/>
        </w:rPr>
        <w:t xml:space="preserve">?  </w:t>
      </w:r>
    </w:p>
    <w:p w14:paraId="7AF18B3B" w14:textId="6E5A5098" w:rsidR="00613406" w:rsidRDefault="00810082" w:rsidP="00267568">
      <w:pPr>
        <w:pStyle w:val="ListParagraph"/>
        <w:numPr>
          <w:ilvl w:val="0"/>
          <w:numId w:val="21"/>
        </w:numPr>
      </w:pPr>
      <w:r w:rsidRPr="00267568">
        <w:rPr>
          <w:i/>
        </w:rPr>
        <w:t>Policy implications?</w:t>
      </w:r>
      <w:r w:rsidR="009D4E11" w:rsidRPr="00267568">
        <w:rPr>
          <w:i/>
        </w:rPr>
        <w:t xml:space="preserve">  Can also tie this back to the predictions of Rondinini et al re: effects of commission/omission errors</w:t>
      </w:r>
    </w:p>
    <w:p w14:paraId="1F774DCC" w14:textId="77777777" w:rsidR="00613406" w:rsidRDefault="00F84D7E">
      <w:r>
        <w:pict w14:anchorId="19101884">
          <v:rect id="_x0000_i1032" style="width:0;height:1.5pt" o:hralign="center" o:hrstd="t" o:hr="t"/>
        </w:pict>
      </w:r>
    </w:p>
    <w:p w14:paraId="3EF04C39" w14:textId="77777777" w:rsidR="00613406" w:rsidRDefault="00810082">
      <w:pPr>
        <w:pStyle w:val="Heading1"/>
      </w:pPr>
      <w:bookmarkStart w:id="167" w:name="conclusions"/>
      <w:bookmarkEnd w:id="167"/>
      <w:commentRangeStart w:id="168"/>
      <w:r>
        <w:t>Conclusions</w:t>
      </w:r>
      <w:commentRangeEnd w:id="168"/>
      <w:r w:rsidR="00C43DB1">
        <w:rPr>
          <w:rStyle w:val="CommentReference"/>
          <w:rFonts w:asciiTheme="minorHAnsi" w:eastAsiaTheme="minorHAnsi" w:hAnsiTheme="minorHAnsi" w:cstheme="minorBidi"/>
          <w:b w:val="0"/>
          <w:bCs w:val="0"/>
          <w:color w:val="auto"/>
        </w:rPr>
        <w:commentReference w:id="168"/>
      </w:r>
    </w:p>
    <w:p w14:paraId="23A8FAA1" w14:textId="77777777" w:rsidR="00613406" w:rsidRDefault="00810082">
      <w:r>
        <w:t>What can be done to address the differences between these two important marine species distribution datasets? We have identified several potential causes of commission errors among these datasets. Understanding these causes points toward a few improvements that may help us better align the predictions of species distributions, increasing their utility for ecology research and conservation actions.</w:t>
      </w:r>
    </w:p>
    <w:p w14:paraId="24A3B6C0" w14:textId="77777777" w:rsidR="00613406" w:rsidRDefault="00810082">
      <w:r>
        <w:rPr>
          <w:b/>
        </w:rPr>
        <w:t>Suggestions for data providers:</w:t>
      </w:r>
    </w:p>
    <w:p w14:paraId="37A6A96F" w14:textId="77777777" w:rsidR="00613406" w:rsidRDefault="00810082">
      <w:pPr>
        <w:pStyle w:val="Compact"/>
        <w:numPr>
          <w:ilvl w:val="0"/>
          <w:numId w:val="5"/>
        </w:numPr>
      </w:pPr>
      <w:r>
        <w:t xml:space="preserve">The IUCN Red List instructional materials for mapping marine species suggest that "bathymetry can be used to delineate species' ranges limited by depth in the same way as elevation is used for terrestrial species" (REF </w:t>
      </w:r>
      <w:hyperlink r:id="rId8">
        <w:r>
          <w:rPr>
            <w:rStyle w:val="Link"/>
          </w:rPr>
          <w:t>https://www.conservationtraining.org/mod/scorm/player.php?a=1412&amp;currentorg=M5L1_ORG&amp;scoid=6492</w:t>
        </w:r>
      </w:hyperlink>
      <w:r>
        <w:t>). Unfortunately, this recommendation appears to be applied inconsistently. Especially for demersal communities dependent on photosynthesis, bathymetry should be a primary consideration; even a simple cutoff at the photosynthetic limit of 200 meters would minimize a likely source of commission errors.</w:t>
      </w:r>
    </w:p>
    <w:p w14:paraId="0FBEDE52" w14:textId="77777777" w:rsidR="00613406" w:rsidRDefault="00810082">
      <w:pPr>
        <w:pStyle w:val="Compact"/>
        <w:numPr>
          <w:ilvl w:val="0"/>
          <w:numId w:val="5"/>
        </w:numPr>
      </w:pPr>
      <w:r>
        <w:t>The AquaMaps model is a powerful tool for quickly estimating species distribution based on limited information; however, the model's output is only as good as the input data, which for marine species is often sorely limited. AquaMaps encourages experts to review and comment on the predicted species distribution maps; lessons from the small sample of reviewed maps can be generalized, for example to other species in the same taxonomic group, to further refine the predictions. This is especially important for data-poor species.</w:t>
      </w:r>
    </w:p>
    <w:p w14:paraId="28639ED9" w14:textId="77777777" w:rsidR="00613406" w:rsidRDefault="00810082">
      <w:pPr>
        <w:pStyle w:val="Compact"/>
        <w:numPr>
          <w:ilvl w:val="0"/>
          <w:numId w:val="5"/>
        </w:numPr>
      </w:pPr>
      <w:r>
        <w:t xml:space="preserve">In addition to environmental preferences and conditions, AquaMaps mapping parameters include area restrictions to help limit over-extrapolation of AquaMaps models. Currently the area restrictions are denoted by FAO Major Fishing Areas (REF find a reference in AquaMaps somewhere); however, allowing area restrictions based on biogeographical criteria, e.g. Marine </w:t>
      </w:r>
      <w:r>
        <w:lastRenderedPageBreak/>
        <w:t>Ecoregions of the World (REF), would likely have better resolution and predictive power, especially for data-poor species.</w:t>
      </w:r>
    </w:p>
    <w:p w14:paraId="10D1A102" w14:textId="77777777" w:rsidR="00613406" w:rsidRDefault="00810082">
      <w:r>
        <w:rPr>
          <w:b/>
        </w:rPr>
        <w:t>Suggestions for data users:</w:t>
      </w:r>
    </w:p>
    <w:p w14:paraId="551A89B7" w14:textId="77777777" w:rsidR="00613406" w:rsidRDefault="00810082">
      <w:pPr>
        <w:pStyle w:val="Compact"/>
        <w:numPr>
          <w:ilvl w:val="0"/>
          <w:numId w:val="6"/>
        </w:numPr>
      </w:pPr>
      <w:r>
        <w:t>For depth-limited species and taxa, clipping IUCN range polygons to a reasonable bathymetry contour can reduce commission errors due to overprediction of species presence into unsuitable habitats.</w:t>
      </w:r>
    </w:p>
    <w:p w14:paraId="76220FF6" w14:textId="77777777" w:rsidR="00613406" w:rsidRDefault="00810082">
      <w:pPr>
        <w:pStyle w:val="Compact"/>
        <w:numPr>
          <w:ilvl w:val="0"/>
          <w:numId w:val="6"/>
        </w:numPr>
      </w:pPr>
      <w:r>
        <w:t>Using both datasets together can increase the taxonomic and spatial breadth of coverage, as long as the differences between the datasets can be reasonably minimized. Consider:</w:t>
      </w:r>
    </w:p>
    <w:p w14:paraId="13CB5272" w14:textId="77777777" w:rsidR="00613406" w:rsidRDefault="00810082">
      <w:pPr>
        <w:pStyle w:val="Compact"/>
        <w:numPr>
          <w:ilvl w:val="1"/>
          <w:numId w:val="7"/>
        </w:numPr>
      </w:pPr>
      <w:r>
        <w:t>An AquaMaps presence threshold of 0% most closely approximates the "limits of distribution" defined by IUCN range maps.</w:t>
      </w:r>
    </w:p>
    <w:p w14:paraId="7A269F79" w14:textId="77777777" w:rsidR="00613406" w:rsidRDefault="00810082">
      <w:pPr>
        <w:pStyle w:val="Compact"/>
        <w:numPr>
          <w:ilvl w:val="1"/>
          <w:numId w:val="7"/>
        </w:numPr>
      </w:pPr>
      <w:r>
        <w:t>Additional filters on AquaMaps distribution criteria, such as expert review status or the number of occurrence cells used to generate the species model, can help avoid overextrapolation for data poor species.</w:t>
      </w:r>
    </w:p>
    <w:p w14:paraId="36C0F0C6" w14:textId="77777777" w:rsidR="00613406" w:rsidRDefault="00F84D7E">
      <w:r>
        <w:pict w14:anchorId="198936F4">
          <v:rect id="_x0000_i1033" style="width:0;height:1.5pt" o:hralign="center" o:hrstd="t" o:hr="t"/>
        </w:pict>
      </w:r>
    </w:p>
    <w:p w14:paraId="22E1B3AC" w14:textId="77777777" w:rsidR="00613406" w:rsidRDefault="00810082">
      <w:pPr>
        <w:pStyle w:val="Heading1"/>
      </w:pPr>
      <w:bookmarkStart w:id="169" w:name="methods"/>
      <w:bookmarkEnd w:id="169"/>
      <w:r>
        <w:t>Methods</w:t>
      </w:r>
    </w:p>
    <w:p w14:paraId="47B69BDC" w14:textId="77777777" w:rsidR="00613406" w:rsidRDefault="00810082">
      <w:r>
        <w:rPr>
          <w:b/>
        </w:rPr>
        <w:t>Comparison of taxonomic and regional distribution:</w:t>
      </w:r>
      <w:r>
        <w:t xml:space="preserve"> To examine the overall taxonomic distribution across the spatial datasets (Fig. 1A), we grouped species by taxonomic class and data source (IUCN, AquaMaps, or both), and examined the proportion of each class represented in each data source category.</w:t>
      </w:r>
    </w:p>
    <w:p w14:paraId="4386209C" w14:textId="77777777" w:rsidR="00613406" w:rsidRDefault="00810082">
      <w:r>
        <w:t>To compare the spatial representation of the two datasets directly, we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 (Fig. 1B, 1C).</w:t>
      </w:r>
    </w:p>
    <w:p w14:paraId="0B9DEAC6" w14:textId="77777777" w:rsidR="00613406" w:rsidRDefault="00810082">
      <w:r>
        <w:rPr>
          <w:b/>
        </w:rPr>
        <w:t>Comparison of paired maps:</w:t>
      </w:r>
      <w:r>
        <w:t xml:space="preserve"> 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14:paraId="44446933" w14:textId="77777777" w:rsidR="00613406" w:rsidRDefault="00810082">
      <w:r>
        <w:t xml:space="preserve">Overlaying paired distribution maps for a given species, we defined and calculated </w:t>
      </w:r>
      <w:r>
        <w:rPr>
          <w:i/>
        </w:rPr>
        <w:t>distribution alignment</w:t>
      </w:r>
      <w:r>
        <w:t xml:space="preserve"> and </w:t>
      </w:r>
      <w:r>
        <w:rPr>
          <w:i/>
        </w:rPr>
        <w:t>extent alignment</w:t>
      </w:r>
      <w:r>
        <w:t xml:space="preserve"> and plotted these in Fig. 2:</w:t>
      </w:r>
    </w:p>
    <w:p w14:paraId="0F849702" w14:textId="77777777" w:rsidR="00613406" w:rsidRDefault="00F84D7E">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dist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6CA1D428" w14:textId="77777777" w:rsidR="00613406" w:rsidRDefault="00F84D7E">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1754F7B9" w14:textId="77777777" w:rsidR="00613406" w:rsidRDefault="00810082">
      <w:r>
        <w:t>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14:paraId="31B02AFB" w14:textId="77777777" w:rsidR="00613406" w:rsidRDefault="00810082">
      <w:r>
        <w:rPr>
          <w:b/>
        </w:rPr>
        <w:t xml:space="preserve">Methods for OHI case study: </w:t>
      </w:r>
      <w:r>
        <w:t xml:space="preserve"> 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14:paraId="4E6DB08E" w14:textId="77777777" w:rsidR="00613406" w:rsidRDefault="00810082">
      <w:commentRangeStart w:id="170"/>
      <w:r>
        <w:rPr>
          <w:b/>
        </w:rPr>
        <w:t>Methods for MPA Gap Analysis case study:</w:t>
      </w:r>
      <w:r>
        <w:t xml:space="preserve"> </w:t>
      </w:r>
      <w:commentRangeEnd w:id="170"/>
      <w:r w:rsidR="003363DB">
        <w:rPr>
          <w:rStyle w:val="CommentReference"/>
        </w:rPr>
        <w:commentReference w:id="170"/>
      </w:r>
      <w:r>
        <w:t xml:space="preserve">Based upon the methods described in Klein et al. 2015, we reconstructed the analysis using the subset of protected areas spatially covering a marine area and classified as IUCN I-IV </w:t>
      </w:r>
      <w:r w:rsidRPr="00351044">
        <w:rPr>
          <w:i/>
        </w:rPr>
        <w:t>(Klein paper, table 1, subset 4 - seems to be the one they focus on the most)</w:t>
      </w:r>
      <w:r>
        <w:t xml:space="preserve">, converting the World Database of Protected Areas (WDPA, REF) dataset to a raster of 0.5° cells indicating proportion of protected area within the cell </w:t>
      </w:r>
      <w:r w:rsidRPr="00351044">
        <w:rPr>
          <w:i/>
        </w:rPr>
        <w:t>(consider also: filter on STATUS == 'Designated', and filter out those pesky fishery management areas and manatee speed zones...)</w:t>
      </w:r>
      <w:r>
        <w:t>. To verify our reconstruction we ran the analysis using the AquaMaps dataset available in April 2015 (REF</w:t>
      </w:r>
      <w:r w:rsidR="003363DB">
        <w:t xml:space="preserve"> different from regular AquaMaps ref?</w:t>
      </w:r>
      <w:r>
        <w:t>) at a presence threshold of 50%. We then updated the analysis using the most recent AquaMaps dataset (REF?) at 50% threshold</w:t>
      </w:r>
    </w:p>
    <w:p w14:paraId="611B1B77" w14:textId="77777777" w:rsidR="00613406" w:rsidRDefault="00810082">
      <w:pPr>
        <w:pStyle w:val="Compact"/>
        <w:numPr>
          <w:ilvl w:val="0"/>
          <w:numId w:val="8"/>
        </w:numPr>
      </w:pPr>
      <w:commentRangeStart w:id="171"/>
      <w:r>
        <w:t>Possible analyses:</w:t>
      </w:r>
      <w:commentRangeEnd w:id="171"/>
      <w:r w:rsidR="003363DB">
        <w:rPr>
          <w:rStyle w:val="CommentReference"/>
        </w:rPr>
        <w:commentReference w:id="171"/>
      </w:r>
    </w:p>
    <w:p w14:paraId="67F982F0" w14:textId="77777777" w:rsidR="00613406" w:rsidRDefault="00810082">
      <w:pPr>
        <w:pStyle w:val="Compact"/>
        <w:numPr>
          <w:ilvl w:val="1"/>
          <w:numId w:val="9"/>
        </w:numPr>
      </w:pPr>
      <w:r>
        <w:t>run AquaMaps (new data) with threshold at 0%</w:t>
      </w:r>
    </w:p>
    <w:p w14:paraId="6A2121CD" w14:textId="77777777" w:rsidR="00613406" w:rsidRDefault="00810082">
      <w:pPr>
        <w:pStyle w:val="Compact"/>
        <w:numPr>
          <w:ilvl w:val="2"/>
          <w:numId w:val="10"/>
        </w:numPr>
      </w:pPr>
      <w:r>
        <w:t xml:space="preserve">already done in original paper for old data, but redo it </w:t>
      </w:r>
      <w:r w:rsidR="003363DB">
        <w:t>if we want to be able to</w:t>
      </w:r>
      <w:r>
        <w:t xml:space="preserve"> compare to AM + IUCN scenario below</w:t>
      </w:r>
    </w:p>
    <w:p w14:paraId="141AB5E7" w14:textId="77777777" w:rsidR="00613406" w:rsidRDefault="00810082">
      <w:pPr>
        <w:pStyle w:val="Compact"/>
        <w:numPr>
          <w:ilvl w:val="1"/>
          <w:numId w:val="9"/>
        </w:numPr>
      </w:pPr>
      <w:commentRangeStart w:id="172"/>
      <w:r>
        <w:t>run with AquaMaps only, but filtering out data-poor species?</w:t>
      </w:r>
      <w:commentRangeEnd w:id="172"/>
      <w:r w:rsidR="00005884">
        <w:rPr>
          <w:rStyle w:val="CommentReference"/>
        </w:rPr>
        <w:commentReference w:id="172"/>
      </w:r>
    </w:p>
    <w:p w14:paraId="5FC11F21" w14:textId="77777777" w:rsidR="00613406" w:rsidRDefault="00810082">
      <w:pPr>
        <w:pStyle w:val="Compact"/>
        <w:numPr>
          <w:ilvl w:val="1"/>
          <w:numId w:val="9"/>
        </w:numPr>
      </w:pPr>
      <w:commentRangeStart w:id="173"/>
      <w:r>
        <w:t>run with IUCN maps only in place of AquaMaps?</w:t>
      </w:r>
      <w:commentRangeEnd w:id="173"/>
      <w:r w:rsidR="003363DB">
        <w:rPr>
          <w:rStyle w:val="CommentReference"/>
        </w:rPr>
        <w:commentReference w:id="173"/>
      </w:r>
    </w:p>
    <w:p w14:paraId="0ED42862" w14:textId="77777777" w:rsidR="00613406" w:rsidRDefault="00810082">
      <w:pPr>
        <w:pStyle w:val="Compact"/>
        <w:numPr>
          <w:ilvl w:val="1"/>
          <w:numId w:val="9"/>
        </w:numPr>
      </w:pPr>
      <w:commentRangeStart w:id="174"/>
      <w:r>
        <w:t>run with AquaMaps and IUCN both, using 0% threshold; which preferred?</w:t>
      </w:r>
      <w:commentRangeEnd w:id="174"/>
      <w:r w:rsidR="003363DB">
        <w:rPr>
          <w:rStyle w:val="CommentReference"/>
        </w:rPr>
        <w:commentReference w:id="174"/>
      </w:r>
    </w:p>
    <w:p w14:paraId="7C1DE096" w14:textId="77777777" w:rsidR="00613406" w:rsidRDefault="00810082">
      <w:pPr>
        <w:pStyle w:val="Compact"/>
        <w:numPr>
          <w:ilvl w:val="2"/>
          <w:numId w:val="11"/>
        </w:numPr>
      </w:pPr>
      <w:commentRangeStart w:id="175"/>
      <w:r>
        <w:t>Should we clip corals (and coral-associated taxa) to 200 meter bathymetry, just for fun?</w:t>
      </w:r>
      <w:commentRangeEnd w:id="175"/>
      <w:r w:rsidR="00507A1D">
        <w:rPr>
          <w:rStyle w:val="CommentReference"/>
        </w:rPr>
        <w:commentReference w:id="175"/>
      </w:r>
    </w:p>
    <w:p w14:paraId="213DC20C" w14:textId="77777777" w:rsidR="00613406" w:rsidRDefault="00810082">
      <w:pPr>
        <w:pStyle w:val="Compact"/>
        <w:numPr>
          <w:ilvl w:val="0"/>
          <w:numId w:val="8"/>
        </w:numPr>
      </w:pPr>
      <w:commentRangeStart w:id="176"/>
      <w:r>
        <w:t>Which aspects of the analysis should we focus on?</w:t>
      </w:r>
      <w:r w:rsidR="00C43DB1">
        <w:t xml:space="preserve"> i.e. which plots do we want to recreate</w:t>
      </w:r>
      <w:r>
        <w:t>:</w:t>
      </w:r>
      <w:commentRangeEnd w:id="176"/>
      <w:r w:rsidR="00005884">
        <w:rPr>
          <w:rStyle w:val="CommentReference"/>
        </w:rPr>
        <w:commentReference w:id="176"/>
      </w:r>
    </w:p>
    <w:p w14:paraId="5949FB08" w14:textId="77777777" w:rsidR="00613406" w:rsidRDefault="00810082">
      <w:pPr>
        <w:pStyle w:val="Compact"/>
        <w:numPr>
          <w:ilvl w:val="1"/>
          <w:numId w:val="12"/>
        </w:numPr>
      </w:pPr>
      <w:r>
        <w:t>overall vs broken down by taxonomic groups? (see paper, figure 1)</w:t>
      </w:r>
    </w:p>
    <w:p w14:paraId="06305659" w14:textId="77777777" w:rsidR="00613406" w:rsidRDefault="00810082">
      <w:pPr>
        <w:pStyle w:val="Compact"/>
        <w:numPr>
          <w:ilvl w:val="1"/>
          <w:numId w:val="12"/>
        </w:numPr>
      </w:pPr>
      <w:r>
        <w:t>spatial distribution of gap species (see paper, figure 2)</w:t>
      </w:r>
    </w:p>
    <w:p w14:paraId="076D5227" w14:textId="77777777" w:rsidR="00613406" w:rsidRDefault="00F84D7E">
      <w:r>
        <w:pict w14:anchorId="400DEE8E">
          <v:rect id="_x0000_i1034" style="width:0;height:1.5pt" o:hralign="center" o:hrstd="t" o:hr="t"/>
        </w:pict>
      </w:r>
    </w:p>
    <w:p w14:paraId="07F55007" w14:textId="77777777" w:rsidR="00613406" w:rsidRDefault="00810082">
      <w:pPr>
        <w:pStyle w:val="Heading1"/>
      </w:pPr>
      <w:bookmarkStart w:id="177" w:name="figures-and-captions"/>
      <w:bookmarkEnd w:id="177"/>
      <w:commentRangeStart w:id="178"/>
      <w:r>
        <w:lastRenderedPageBreak/>
        <w:t>Figures and captions</w:t>
      </w:r>
      <w:commentRangeEnd w:id="178"/>
      <w:r w:rsidR="00C43DB1">
        <w:rPr>
          <w:rStyle w:val="CommentReference"/>
          <w:rFonts w:asciiTheme="minorHAnsi" w:eastAsiaTheme="minorHAnsi" w:hAnsiTheme="minorHAnsi" w:cstheme="minorBidi"/>
          <w:b w:val="0"/>
          <w:bCs w:val="0"/>
          <w:color w:val="auto"/>
        </w:rPr>
        <w:commentReference w:id="178"/>
      </w:r>
    </w:p>
    <w:p w14:paraId="690BD64F" w14:textId="77777777" w:rsidR="00613406" w:rsidRDefault="00F84D7E">
      <w:r>
        <w:pict w14:anchorId="71859519">
          <v:rect id="_x0000_i1035" style="width:0;height:1.5pt" o:hralign="center" o:hrstd="t" o:hr="t"/>
        </w:pict>
      </w:r>
    </w:p>
    <w:p w14:paraId="062996A1" w14:textId="77777777" w:rsidR="00613406" w:rsidRDefault="00810082">
      <w:pPr>
        <w:pStyle w:val="Heading3"/>
      </w:pPr>
      <w:bookmarkStart w:id="179" w:name="fig.-1"/>
      <w:bookmarkEnd w:id="179"/>
      <w:commentRangeStart w:id="180"/>
      <w:r>
        <w:t>Fig. 1</w:t>
      </w:r>
      <w:commentRangeEnd w:id="180"/>
      <w:r w:rsidR="00005884">
        <w:rPr>
          <w:rStyle w:val="CommentReference"/>
          <w:rFonts w:asciiTheme="minorHAnsi" w:eastAsiaTheme="minorHAnsi" w:hAnsiTheme="minorHAnsi" w:cstheme="minorBidi"/>
          <w:b w:val="0"/>
          <w:bCs w:val="0"/>
          <w:color w:val="auto"/>
        </w:rPr>
        <w:commentReference w:id="180"/>
      </w:r>
    </w:p>
    <w:p w14:paraId="0484509F" w14:textId="77777777" w:rsidR="00613406" w:rsidRDefault="00613406"/>
    <w:p w14:paraId="631584BA" w14:textId="77777777" w:rsidR="00613406" w:rsidRDefault="00810082">
      <w:r>
        <w:rPr>
          <w:noProof/>
        </w:rPr>
        <w:drawing>
          <wp:inline distT="0" distB="0" distL="0" distR="0" wp14:anchorId="2CB5E648" wp14:editId="595017EB">
            <wp:extent cx="5440680" cy="212896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9"/>
                    <a:stretch>
                      <a:fillRect/>
                    </a:stretch>
                  </pic:blipFill>
                  <pic:spPr bwMode="auto">
                    <a:xfrm>
                      <a:off x="0" y="0"/>
                      <a:ext cx="5440680" cy="2128962"/>
                    </a:xfrm>
                    <a:prstGeom prst="rect">
                      <a:avLst/>
                    </a:prstGeom>
                    <a:noFill/>
                    <a:ln w="9525">
                      <a:noFill/>
                      <a:headEnd/>
                      <a:tailEnd/>
                    </a:ln>
                  </pic:spPr>
                </pic:pic>
              </a:graphicData>
            </a:graphic>
          </wp:inline>
        </w:drawing>
      </w:r>
    </w:p>
    <w:p w14:paraId="4B91D0C6" w14:textId="77777777" w:rsidR="00613406" w:rsidRDefault="00810082">
      <w:r>
        <w:rPr>
          <w:noProof/>
        </w:rPr>
        <w:drawing>
          <wp:inline distT="0" distB="0" distL="0" distR="0" wp14:anchorId="70B28250" wp14:editId="0B3E1F24">
            <wp:extent cx="5440680" cy="38554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10"/>
                    <a:stretch>
                      <a:fillRect/>
                    </a:stretch>
                  </pic:blipFill>
                  <pic:spPr bwMode="auto">
                    <a:xfrm>
                      <a:off x="0" y="0"/>
                      <a:ext cx="5440680" cy="3855494"/>
                    </a:xfrm>
                    <a:prstGeom prst="rect">
                      <a:avLst/>
                    </a:prstGeom>
                    <a:noFill/>
                    <a:ln w="9525">
                      <a:noFill/>
                      <a:headEnd/>
                      <a:tailEnd/>
                    </a:ln>
                  </pic:spPr>
                </pic:pic>
              </a:graphicData>
            </a:graphic>
          </wp:inline>
        </w:drawing>
      </w:r>
    </w:p>
    <w:p w14:paraId="340329C7" w14:textId="77777777" w:rsidR="00613406" w:rsidRDefault="00810082">
      <w:r>
        <w:rPr>
          <w:noProof/>
        </w:rPr>
        <w:lastRenderedPageBreak/>
        <w:drawing>
          <wp:inline distT="0" distB="0" distL="0" distR="0" wp14:anchorId="693D6717" wp14:editId="73A8D457">
            <wp:extent cx="5440680" cy="38554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1"/>
                    <a:stretch>
                      <a:fillRect/>
                    </a:stretch>
                  </pic:blipFill>
                  <pic:spPr bwMode="auto">
                    <a:xfrm>
                      <a:off x="0" y="0"/>
                      <a:ext cx="5440680" cy="3855494"/>
                    </a:xfrm>
                    <a:prstGeom prst="rect">
                      <a:avLst/>
                    </a:prstGeom>
                    <a:noFill/>
                    <a:ln w="9525">
                      <a:noFill/>
                      <a:headEnd/>
                      <a:tailEnd/>
                    </a:ln>
                  </pic:spPr>
                </pic:pic>
              </a:graphicData>
            </a:graphic>
          </wp:inline>
        </w:drawing>
      </w:r>
    </w:p>
    <w:p w14:paraId="786675B5" w14:textId="77777777" w:rsidR="00613406" w:rsidRDefault="00810082">
      <w:pPr>
        <w:pStyle w:val="BlockQuote"/>
      </w:pPr>
      <w:r>
        <w:rPr>
          <w:b/>
        </w:rPr>
        <w:t>Fig. 1.</w:t>
      </w:r>
      <w:r>
        <w:t xml:space="preserve"> (A) Number and proportion of species by taxa included in each dataset. AquaMaps encompasses a broader range of taxa than IUCN, while IUCN focuses on comprehensively assessing select taxonomic groups, typically at the level of order or family. Overlapping species are dominated by bony fishes (1304 species, primarily tropical taxa) and corals (505 species). (B, C) Global marine species richness according to (B) AquaMaps dataset and (C) IUCN dataset. The margin frequency plots show relative species count per cell at each latitude and longitude; while both datasets peak in tropical latitudes near the equator, the frequency for IUCN maps drops quickly beyond 30°N and 30°S, while the frequency for AquaMaps remains robust well into temperate latitudes. The longitude frequency plots show a slight bias in the IUCN dataset away from the Atlantic and eastern Pacific compared to AquaMaps.</w:t>
      </w:r>
    </w:p>
    <w:p w14:paraId="0DBE865C" w14:textId="77777777" w:rsidR="00613406" w:rsidRDefault="00810082">
      <w:pPr>
        <w:pStyle w:val="Heading3"/>
      </w:pPr>
      <w:bookmarkStart w:id="181" w:name="figure-2"/>
      <w:bookmarkEnd w:id="181"/>
      <w:commentRangeStart w:id="182"/>
      <w:r>
        <w:t>Figure 2</w:t>
      </w:r>
      <w:commentRangeEnd w:id="182"/>
      <w:r w:rsidR="00005884">
        <w:rPr>
          <w:rStyle w:val="CommentReference"/>
          <w:rFonts w:asciiTheme="minorHAnsi" w:eastAsiaTheme="minorHAnsi" w:hAnsiTheme="minorHAnsi" w:cstheme="minorBidi"/>
          <w:b w:val="0"/>
          <w:bCs w:val="0"/>
          <w:color w:val="auto"/>
        </w:rPr>
        <w:commentReference w:id="182"/>
      </w:r>
    </w:p>
    <w:p w14:paraId="61353696" w14:textId="77777777" w:rsidR="00613406" w:rsidRDefault="00613406"/>
    <w:p w14:paraId="517BF70D" w14:textId="77777777" w:rsidR="00613406" w:rsidRDefault="00810082">
      <w:r>
        <w:rPr>
          <w:noProof/>
        </w:rPr>
        <w:lastRenderedPageBreak/>
        <w:drawing>
          <wp:inline distT="0" distB="0" distL="0" distR="0" wp14:anchorId="2EE6F888" wp14:editId="6DD934AC">
            <wp:extent cx="5440680" cy="274184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2"/>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rPr>
          <w:noProof/>
        </w:rPr>
        <w:drawing>
          <wp:inline distT="0" distB="0" distL="0" distR="0" wp14:anchorId="40C69E53" wp14:editId="1EB4A91A">
            <wp:extent cx="5440680" cy="21289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3"/>
                    <a:stretch>
                      <a:fillRect/>
                    </a:stretch>
                  </pic:blipFill>
                  <pic:spPr bwMode="auto">
                    <a:xfrm>
                      <a:off x="0" y="0"/>
                      <a:ext cx="5440680" cy="2128962"/>
                    </a:xfrm>
                    <a:prstGeom prst="rect">
                      <a:avLst/>
                    </a:prstGeom>
                    <a:noFill/>
                    <a:ln w="9525">
                      <a:noFill/>
                      <a:headEnd/>
                      <a:tailEnd/>
                    </a:ln>
                  </pic:spPr>
                </pic:pic>
              </a:graphicData>
            </a:graphic>
          </wp:inline>
        </w:drawing>
      </w:r>
    </w:p>
    <w:p w14:paraId="1BC19068" w14:textId="059C14EE" w:rsidR="00613406" w:rsidRDefault="00810082">
      <w:pPr>
        <w:pStyle w:val="BlockQuote"/>
      </w:pPr>
      <w:r>
        <w:rPr>
          <w:b/>
        </w:rPr>
        <w:t>Fig. 2.</w:t>
      </w:r>
      <w:r>
        <w:t xml:space="preserve"> (A) Distribution alignment (overlap of smaller range within larger) versus extent ratio (the ratio of smaller range area to the larger range area) for 2166 species included in both IUCN and AquaMaps datasets. </w:t>
      </w:r>
      <w:commentRangeStart w:id="183"/>
      <w:r>
        <w:t>The upper right quadrant (quadrant 1) comprises species whose maps largely agree (better than median value) in both spatial distribution and the extent of described ranges (n = 400; 18.5 %). The upper left quadrant (quadrant 2) comprises species whose maps agree well in distribution, but disagree in extent (n = 684; 31.6 %). The lower right quadrant (quadrant 3) includes species for which the paired maps generally agree in range extent, but disagree on where those ranges occur (n = 681; 31.4 %). The lower left quadrant (quadrant 4) indicates species for which the map pairs agree poorly in both area and distribution (n = 401; 18.5 %).</w:t>
      </w:r>
      <w:r w:rsidR="00351044">
        <w:t xml:space="preserve"> </w:t>
      </w:r>
      <w:commentRangeEnd w:id="183"/>
      <w:r w:rsidR="00351044">
        <w:rPr>
          <w:rStyle w:val="CommentReference"/>
          <w:rFonts w:asciiTheme="minorHAnsi" w:eastAsiaTheme="minorHAnsi" w:hAnsiTheme="minorHAnsi" w:cstheme="minorBidi"/>
          <w:bCs w:val="0"/>
        </w:rPr>
        <w:commentReference w:id="183"/>
      </w:r>
      <w:r>
        <w:t xml:space="preserve">(B) </w:t>
      </w:r>
      <w:commentRangeStart w:id="184"/>
      <w:r>
        <w:t>Alignment breakdown of paired-map species by taxonomic group</w:t>
      </w:r>
      <w:commentRangeEnd w:id="184"/>
      <w:r w:rsidR="00C43DB1">
        <w:rPr>
          <w:rStyle w:val="CommentReference"/>
          <w:rFonts w:asciiTheme="minorHAnsi" w:eastAsiaTheme="minorHAnsi" w:hAnsiTheme="minorHAnsi" w:cstheme="minorBidi"/>
          <w:bCs w:val="0"/>
        </w:rPr>
        <w:commentReference w:id="184"/>
      </w:r>
      <w:r>
        <w:t xml:space="preserve">. </w:t>
      </w:r>
    </w:p>
    <w:p w14:paraId="6BCDA1B9" w14:textId="77777777" w:rsidR="00613406" w:rsidRDefault="00810082">
      <w:pPr>
        <w:pStyle w:val="Heading3"/>
      </w:pPr>
      <w:bookmarkStart w:id="185" w:name="figure-3"/>
      <w:bookmarkEnd w:id="185"/>
      <w:r>
        <w:t>Figure 3</w:t>
      </w:r>
    </w:p>
    <w:p w14:paraId="4AC21C09" w14:textId="77777777" w:rsidR="00613406" w:rsidRDefault="00613406"/>
    <w:p w14:paraId="13BA596B" w14:textId="77777777" w:rsidR="00613406" w:rsidRDefault="00810082">
      <w:commentRangeStart w:id="186"/>
      <w:r>
        <w:rPr>
          <w:noProof/>
        </w:rPr>
        <w:lastRenderedPageBreak/>
        <w:drawing>
          <wp:inline distT="0" distB="0" distL="0" distR="0" wp14:anchorId="13C800D9" wp14:editId="7AD5335C">
            <wp:extent cx="5440680" cy="271405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boxplot_abs_diff.png"/>
                    <pic:cNvPicPr>
                      <a:picLocks noChangeAspect="1" noChangeArrowheads="1"/>
                    </pic:cNvPicPr>
                  </pic:nvPicPr>
                  <pic:blipFill>
                    <a:blip r:embed="rId14"/>
                    <a:stretch>
                      <a:fillRect/>
                    </a:stretch>
                  </pic:blipFill>
                  <pic:spPr bwMode="auto">
                    <a:xfrm>
                      <a:off x="0" y="0"/>
                      <a:ext cx="5440680" cy="2714057"/>
                    </a:xfrm>
                    <a:prstGeom prst="rect">
                      <a:avLst/>
                    </a:prstGeom>
                    <a:noFill/>
                    <a:ln w="9525">
                      <a:noFill/>
                      <a:headEnd/>
                      <a:tailEnd/>
                    </a:ln>
                  </pic:spPr>
                </pic:pic>
              </a:graphicData>
            </a:graphic>
          </wp:inline>
        </w:drawing>
      </w:r>
      <w:commentRangeEnd w:id="186"/>
      <w:r w:rsidR="00C43DB1">
        <w:rPr>
          <w:rStyle w:val="CommentReference"/>
        </w:rPr>
        <w:commentReference w:id="186"/>
      </w:r>
    </w:p>
    <w:p w14:paraId="6F0510AC" w14:textId="77777777" w:rsidR="00613406" w:rsidRDefault="00810082">
      <w:pPr>
        <w:pStyle w:val="BlockQuote"/>
      </w:pPr>
      <w:r>
        <w:rPr>
          <w:b/>
        </w:rPr>
        <w:t>Fig. 3.</w:t>
      </w:r>
      <w:r>
        <w:t xml:space="preserve"> Change in status score for the Species Subgoal within the global Ocean Health Index under three different scenarios.</w:t>
      </w:r>
    </w:p>
    <w:tbl>
      <w:tblPr>
        <w:tblW w:w="0" w:type="pct"/>
        <w:tblLook w:val="04A0" w:firstRow="1" w:lastRow="0" w:firstColumn="1" w:lastColumn="0" w:noHBand="0" w:noVBand="1"/>
      </w:tblPr>
      <w:tblGrid>
        <w:gridCol w:w="2294"/>
        <w:gridCol w:w="2254"/>
        <w:gridCol w:w="3320"/>
      </w:tblGrid>
      <w:tr w:rsidR="00613406" w14:paraId="2FB11EEE" w14:textId="77777777">
        <w:tc>
          <w:tcPr>
            <w:tcW w:w="0" w:type="auto"/>
            <w:tcBorders>
              <w:bottom w:val="single" w:sz="0" w:space="0" w:color="auto"/>
            </w:tcBorders>
            <w:vAlign w:val="bottom"/>
          </w:tcPr>
          <w:p w14:paraId="305D762B" w14:textId="77777777" w:rsidR="00613406" w:rsidRDefault="00810082">
            <w:pPr>
              <w:pStyle w:val="Compact"/>
            </w:pPr>
            <w:commentRangeStart w:id="187"/>
            <w:r>
              <w:t>Scenario</w:t>
            </w:r>
          </w:p>
        </w:tc>
        <w:tc>
          <w:tcPr>
            <w:tcW w:w="0" w:type="auto"/>
            <w:tcBorders>
              <w:bottom w:val="single" w:sz="0" w:space="0" w:color="auto"/>
            </w:tcBorders>
            <w:vAlign w:val="bottom"/>
          </w:tcPr>
          <w:p w14:paraId="0C8B27D1" w14:textId="77777777" w:rsidR="00613406" w:rsidRDefault="00810082">
            <w:pPr>
              <w:pStyle w:val="Compact"/>
              <w:jc w:val="center"/>
            </w:pPr>
            <w:r>
              <w:t>Priority data source</w:t>
            </w:r>
          </w:p>
        </w:tc>
        <w:tc>
          <w:tcPr>
            <w:tcW w:w="0" w:type="auto"/>
            <w:tcBorders>
              <w:bottom w:val="single" w:sz="0" w:space="0" w:color="auto"/>
            </w:tcBorders>
            <w:vAlign w:val="bottom"/>
          </w:tcPr>
          <w:p w14:paraId="51832862" w14:textId="77777777" w:rsidR="00613406" w:rsidRDefault="00810082">
            <w:pPr>
              <w:pStyle w:val="Compact"/>
              <w:jc w:val="center"/>
            </w:pPr>
            <w:r>
              <w:t>AquaMaps presence threshold</w:t>
            </w:r>
          </w:p>
        </w:tc>
      </w:tr>
      <w:tr w:rsidR="00613406" w14:paraId="759F715E" w14:textId="77777777">
        <w:tc>
          <w:tcPr>
            <w:tcW w:w="0" w:type="auto"/>
          </w:tcPr>
          <w:p w14:paraId="38FC5672" w14:textId="77777777" w:rsidR="00613406" w:rsidRDefault="00810082">
            <w:pPr>
              <w:pStyle w:val="Compact"/>
            </w:pPr>
            <w:r>
              <w:t>Scenario 0 (current)</w:t>
            </w:r>
          </w:p>
        </w:tc>
        <w:tc>
          <w:tcPr>
            <w:tcW w:w="0" w:type="auto"/>
          </w:tcPr>
          <w:p w14:paraId="438D1FEA" w14:textId="77777777" w:rsidR="00613406" w:rsidRDefault="00810082">
            <w:pPr>
              <w:pStyle w:val="Compact"/>
              <w:jc w:val="center"/>
            </w:pPr>
            <w:r>
              <w:t>IUCN</w:t>
            </w:r>
          </w:p>
        </w:tc>
        <w:tc>
          <w:tcPr>
            <w:tcW w:w="0" w:type="auto"/>
          </w:tcPr>
          <w:p w14:paraId="180E3F4F" w14:textId="77777777" w:rsidR="00613406" w:rsidRDefault="00810082">
            <w:pPr>
              <w:pStyle w:val="Compact"/>
              <w:jc w:val="center"/>
            </w:pPr>
            <w:r>
              <w:t>&gt;= 40%</w:t>
            </w:r>
          </w:p>
        </w:tc>
      </w:tr>
      <w:tr w:rsidR="00613406" w14:paraId="10458759" w14:textId="77777777">
        <w:tc>
          <w:tcPr>
            <w:tcW w:w="0" w:type="auto"/>
          </w:tcPr>
          <w:p w14:paraId="00CD21C8" w14:textId="77777777" w:rsidR="00613406" w:rsidRDefault="00810082">
            <w:pPr>
              <w:pStyle w:val="Compact"/>
            </w:pPr>
            <w:r>
              <w:t>Scenario 1</w:t>
            </w:r>
          </w:p>
        </w:tc>
        <w:tc>
          <w:tcPr>
            <w:tcW w:w="0" w:type="auto"/>
          </w:tcPr>
          <w:p w14:paraId="5895A83B" w14:textId="77777777" w:rsidR="00613406" w:rsidRDefault="00810082">
            <w:pPr>
              <w:pStyle w:val="Compact"/>
              <w:jc w:val="center"/>
            </w:pPr>
            <w:r>
              <w:t>IUCN</w:t>
            </w:r>
          </w:p>
        </w:tc>
        <w:tc>
          <w:tcPr>
            <w:tcW w:w="0" w:type="auto"/>
          </w:tcPr>
          <w:p w14:paraId="0063D095" w14:textId="77777777" w:rsidR="00613406" w:rsidRDefault="00810082">
            <w:pPr>
              <w:pStyle w:val="Compact"/>
              <w:jc w:val="center"/>
            </w:pPr>
            <w:r>
              <w:t>&gt; 0%</w:t>
            </w:r>
          </w:p>
        </w:tc>
      </w:tr>
      <w:tr w:rsidR="00613406" w14:paraId="2CEC6AAC" w14:textId="77777777">
        <w:tc>
          <w:tcPr>
            <w:tcW w:w="0" w:type="auto"/>
          </w:tcPr>
          <w:p w14:paraId="5666230B" w14:textId="77777777" w:rsidR="00613406" w:rsidRDefault="00810082">
            <w:pPr>
              <w:pStyle w:val="Compact"/>
            </w:pPr>
            <w:r>
              <w:t>Scenario 2</w:t>
            </w:r>
          </w:p>
        </w:tc>
        <w:tc>
          <w:tcPr>
            <w:tcW w:w="0" w:type="auto"/>
          </w:tcPr>
          <w:p w14:paraId="275B50AB" w14:textId="77777777" w:rsidR="00613406" w:rsidRDefault="00810082">
            <w:pPr>
              <w:pStyle w:val="Compact"/>
              <w:jc w:val="center"/>
            </w:pPr>
            <w:r>
              <w:t>AquaMaps</w:t>
            </w:r>
          </w:p>
        </w:tc>
        <w:tc>
          <w:tcPr>
            <w:tcW w:w="0" w:type="auto"/>
          </w:tcPr>
          <w:p w14:paraId="75327CD8" w14:textId="77777777" w:rsidR="00613406" w:rsidRDefault="00810082">
            <w:pPr>
              <w:pStyle w:val="Compact"/>
              <w:jc w:val="center"/>
            </w:pPr>
            <w:r>
              <w:t>&gt;= 40%</w:t>
            </w:r>
          </w:p>
        </w:tc>
      </w:tr>
      <w:tr w:rsidR="00613406" w14:paraId="3B0EE953" w14:textId="77777777">
        <w:tc>
          <w:tcPr>
            <w:tcW w:w="0" w:type="auto"/>
          </w:tcPr>
          <w:p w14:paraId="04C51A3C" w14:textId="77777777" w:rsidR="00613406" w:rsidRDefault="00810082">
            <w:pPr>
              <w:pStyle w:val="Compact"/>
            </w:pPr>
            <w:r>
              <w:t>Scenario 3</w:t>
            </w:r>
          </w:p>
        </w:tc>
        <w:tc>
          <w:tcPr>
            <w:tcW w:w="0" w:type="auto"/>
          </w:tcPr>
          <w:p w14:paraId="188C29CB" w14:textId="77777777" w:rsidR="00613406" w:rsidRDefault="00810082">
            <w:pPr>
              <w:pStyle w:val="Compact"/>
              <w:jc w:val="center"/>
            </w:pPr>
            <w:r>
              <w:t>AquaMaps</w:t>
            </w:r>
          </w:p>
        </w:tc>
        <w:tc>
          <w:tcPr>
            <w:tcW w:w="0" w:type="auto"/>
          </w:tcPr>
          <w:p w14:paraId="542C1AD9" w14:textId="77777777" w:rsidR="00613406" w:rsidRDefault="00810082">
            <w:pPr>
              <w:pStyle w:val="Compact"/>
              <w:jc w:val="center"/>
            </w:pPr>
            <w:r>
              <w:t>&gt; 0%</w:t>
            </w:r>
            <w:commentRangeEnd w:id="187"/>
            <w:r w:rsidR="00DA2F4B">
              <w:rPr>
                <w:rStyle w:val="CommentReference"/>
              </w:rPr>
              <w:commentReference w:id="187"/>
            </w:r>
          </w:p>
        </w:tc>
      </w:tr>
    </w:tbl>
    <w:p w14:paraId="4619DD9C" w14:textId="77777777" w:rsidR="00613406" w:rsidRDefault="00810082">
      <w:pPr>
        <w:pStyle w:val="BlockQuote"/>
        <w:numPr>
          <w:ilvl w:val="0"/>
          <w:numId w:val="13"/>
        </w:numPr>
      </w:pPr>
      <w:r>
        <w:t xml:space="preserve">Scenario 1 shows the effect of reducing the presence threshold for AquaMaps presence. Reducing the threshold increases the apparent range of a species; </w:t>
      </w:r>
      <w:commentRangeStart w:id="188"/>
      <w:r>
        <w:t>the slight decrease in average score suggests increased spatial representation of threatened species.</w:t>
      </w:r>
      <w:commentRangeEnd w:id="188"/>
      <w:r w:rsidR="00351044">
        <w:rPr>
          <w:rStyle w:val="CommentReference"/>
          <w:rFonts w:asciiTheme="minorHAnsi" w:eastAsiaTheme="minorHAnsi" w:hAnsiTheme="minorHAnsi" w:cstheme="minorBidi"/>
          <w:bCs w:val="0"/>
        </w:rPr>
        <w:commentReference w:id="188"/>
      </w:r>
    </w:p>
    <w:p w14:paraId="695775F2" w14:textId="77777777" w:rsidR="00613406" w:rsidRDefault="00810082">
      <w:pPr>
        <w:pStyle w:val="BlockQuote"/>
        <w:numPr>
          <w:ilvl w:val="0"/>
          <w:numId w:val="13"/>
        </w:numPr>
      </w:pPr>
      <w:r>
        <w:t xml:space="preserve">Scenario 2 shows the effect of prioritizing AquaMaps data over IUCN, while maintaining the same presence threshold. </w:t>
      </w:r>
      <w:commentRangeStart w:id="189"/>
      <w:r>
        <w:t>This will have different effects depending on the species; in general, AquaMaps ranges are smaller than IUCN ranges, so most overlapping species will see a decrease in represented range. The slight bump in mean score may indicate a small increase in spatial representation of low-risk species, a small decrease in spatial representation of high-risk species, or more likely a combination of both.</w:t>
      </w:r>
      <w:commentRangeEnd w:id="189"/>
      <w:r w:rsidR="00351044">
        <w:rPr>
          <w:rStyle w:val="CommentReference"/>
          <w:rFonts w:asciiTheme="minorHAnsi" w:eastAsiaTheme="minorHAnsi" w:hAnsiTheme="minorHAnsi" w:cstheme="minorBidi"/>
          <w:bCs w:val="0"/>
        </w:rPr>
        <w:commentReference w:id="189"/>
      </w:r>
    </w:p>
    <w:p w14:paraId="5B54C1AB" w14:textId="77777777" w:rsidR="00613406" w:rsidRDefault="00810082">
      <w:pPr>
        <w:pStyle w:val="BlockQuote"/>
        <w:numPr>
          <w:ilvl w:val="0"/>
          <w:numId w:val="13"/>
        </w:numPr>
      </w:pPr>
      <w:r>
        <w:t xml:space="preserve">Scenario 3 shows the effect of prioritizing AquaMaps data over IUCN, while eliminating the presence threshold. </w:t>
      </w:r>
      <w:commentRangeStart w:id="190"/>
      <w:r>
        <w:t>Just as a presence threshold of zero in scenario 1 drives a decrease in average score relative to the baseline, the zero threshold in scenario 3 drives a decrease in scores relative to scenario 2. The large decrease indicates that within the set of paired-map species, a zero threshold greatly increases the spatial representation of high-risk species relative to low-risk species.</w:t>
      </w:r>
      <w:commentRangeEnd w:id="190"/>
      <w:r w:rsidR="00351044">
        <w:rPr>
          <w:rStyle w:val="CommentReference"/>
          <w:rFonts w:asciiTheme="minorHAnsi" w:eastAsiaTheme="minorHAnsi" w:hAnsiTheme="minorHAnsi" w:cstheme="minorBidi"/>
          <w:bCs w:val="0"/>
        </w:rPr>
        <w:commentReference w:id="190"/>
      </w:r>
    </w:p>
    <w:p w14:paraId="5D96A785" w14:textId="77777777" w:rsidR="00613406" w:rsidRDefault="00F84D7E">
      <w:r>
        <w:pict w14:anchorId="602048E8">
          <v:rect id="_x0000_i1036" style="width:0;height:1.5pt" o:hralign="center" o:hrstd="t" o:hr="t"/>
        </w:pict>
      </w:r>
    </w:p>
    <w:p w14:paraId="77A57074" w14:textId="77777777" w:rsidR="00613406" w:rsidRDefault="00810082">
      <w:pPr>
        <w:pStyle w:val="Heading1"/>
      </w:pPr>
      <w:bookmarkStart w:id="191" w:name="references"/>
      <w:bookmarkEnd w:id="191"/>
      <w:commentRangeStart w:id="192"/>
      <w:r>
        <w:t>References</w:t>
      </w:r>
      <w:commentRangeEnd w:id="192"/>
      <w:r w:rsidR="00C43DB1">
        <w:rPr>
          <w:rStyle w:val="CommentReference"/>
          <w:rFonts w:asciiTheme="minorHAnsi" w:eastAsiaTheme="minorHAnsi" w:hAnsiTheme="minorHAnsi" w:cstheme="minorBidi"/>
          <w:b w:val="0"/>
          <w:bCs w:val="0"/>
          <w:color w:val="auto"/>
        </w:rPr>
        <w:commentReference w:id="192"/>
      </w:r>
    </w:p>
    <w:p w14:paraId="20D81BDC" w14:textId="77777777" w:rsidR="00613406" w:rsidRDefault="00810082">
      <w:r>
        <w:rPr>
          <w:b/>
        </w:rPr>
        <w:t>Key AquaMaps publications:</w:t>
      </w:r>
    </w:p>
    <w:p w14:paraId="1DB19B5E" w14:textId="77777777" w:rsidR="00613406" w:rsidRDefault="00810082">
      <w:r>
        <w:lastRenderedPageBreak/>
        <w:t xml:space="preserve">Kaschner, K., R. Watson, A. W. Trites, D. Pauly (2006). Mapping world-wide distributions of marine mammal species using a relative environmental suitability (RES) model. Marine Ecology Progress Series 316: 285–310. </w:t>
      </w:r>
      <w:r>
        <w:rPr>
          <w:i/>
        </w:rPr>
        <w:t>check this citation journal name...</w:t>
      </w:r>
      <w:r>
        <w:t xml:space="preserve"> </w:t>
      </w:r>
      <w:r>
        <w:rPr>
          <w:i/>
        </w:rPr>
        <w:t>This outlines the basic RES methodology - AM development</w:t>
      </w:r>
    </w:p>
    <w:p w14:paraId="41A233D3" w14:textId="77777777" w:rsidR="00613406" w:rsidRDefault="00810082">
      <w:r>
        <w:t xml:space="preserve">Kaschner, K., D.P. Tittensor, J. Ready, T Gerrodette and B. Worm (2011). Current and Future Patterns of Global Marine Mammal Biodiversity. PLoS ONE 6(5): e19653. PDF </w:t>
      </w:r>
      <w:r>
        <w:rPr>
          <w:i/>
        </w:rPr>
        <w:t>just what the title says - AM development, presence threshold 60%, also analyzes richness as a function of threshold</w:t>
      </w:r>
    </w:p>
    <w:p w14:paraId="06AAF4DB" w14:textId="77777777" w:rsidR="00613406" w:rsidRDefault="00810082">
      <w:r>
        <w:t xml:space="preserve">Ready, J., K. Kaschner, A.B. South, P.D Eastwood, T. Rees, J. Rius, E. Agbayani, S. Kullander and R. Froese (2010). Predicting the distributions of marine organisms at the global scale. Ecological Modelling 221(3): 467-478. PDF </w:t>
      </w:r>
      <w:r>
        <w:rPr>
          <w:i/>
        </w:rPr>
        <w:t>Presents AM; assessing AquaMaps against other presence-only species models</w:t>
      </w:r>
    </w:p>
    <w:p w14:paraId="678028CF" w14:textId="77777777" w:rsidR="00613406" w:rsidRDefault="00810082">
      <w:r>
        <w:rPr>
          <w:b/>
        </w:rPr>
        <w:t>Papers based on AquaMaps:</w:t>
      </w:r>
    </w:p>
    <w:p w14:paraId="3AAA7054" w14:textId="77777777" w:rsidR="00613406" w:rsidRDefault="00810082">
      <w:r>
        <w:t xml:space="preserve">Jones, M.C., S.R. Dyeb, J.K. Pinnegar and W.W.L. Cheung (2012). Modelling commercial fish distributions: Prediction and assessment using different approaches. Ecological Modelling 225(2012): 133-145. PDF </w:t>
      </w:r>
      <w:r>
        <w:rPr>
          <w:i/>
        </w:rPr>
        <w:t>comparison of species distribution models including AquaMaps, Maxent and the Sea Around Us Project</w:t>
      </w:r>
    </w:p>
    <w:p w14:paraId="37A42C45" w14:textId="77777777" w:rsidR="00613406" w:rsidRDefault="00810082">
      <w:r>
        <w:t xml:space="preserve">Coll, M., C. Piroddi, J. Steenbeek, K. Kaschner, F. Ben Rais Lasram et al. (2010). The biodiversity of the Mediterranean Sea: estimates, patterns, and threats. PLoS ONE 5(8): e11842. PDF </w:t>
      </w:r>
      <w:r>
        <w:rPr>
          <w:i/>
        </w:rPr>
        <w:t>used AquaMaps to predict Med biodiversity. Also: Threshold = 0.</w:t>
      </w:r>
    </w:p>
    <w:p w14:paraId="3043202B" w14:textId="77777777" w:rsidR="00613406" w:rsidRDefault="00810082">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 </w:t>
      </w:r>
      <w:r>
        <w:rPr>
          <w:i/>
        </w:rPr>
        <w:t>report on marine data sets and data gaps etc, incl both IUCN and AM</w:t>
      </w:r>
    </w:p>
    <w:p w14:paraId="1A35E7F1" w14:textId="77777777" w:rsidR="00613406" w:rsidRDefault="00F84D7E">
      <w:r>
        <w:pict w14:anchorId="5199C91E">
          <v:rect id="_x0000_i1037" style="width:0;height:1.5pt" o:hralign="center" o:hrstd="t" o:hr="t"/>
        </w:pict>
      </w:r>
    </w:p>
    <w:p w14:paraId="210FC59F" w14:textId="77777777" w:rsidR="00613406" w:rsidRDefault="00810082">
      <w:r>
        <w:t xml:space="preserve">Hurlbert 2007 Species richness, hotspots, and the scale dependence of range maps in ecology and conservation. </w:t>
      </w:r>
      <w:r>
        <w:rPr>
          <w:i/>
        </w:rPr>
        <w:t>mostly rasters of range maps? "The scale dependence of range-map accuracy poses clear limitations on braod-scale ecological analyses and conservation assessments. ... we provide guidance about the approriate scale of their use</w:t>
      </w:r>
    </w:p>
    <w:p w14:paraId="751D19A8" w14:textId="77777777" w:rsidR="00613406" w:rsidRDefault="00810082">
      <w:r>
        <w:t xml:space="preserve">Jetz 2008 Ecological Correlates and Conservation Implications of Overestimating Species Geographic Ranges </w:t>
      </w:r>
      <w:r>
        <w:rPr>
          <w:i/>
        </w:rPr>
        <w:t>EOO maps are usually highly interpolated and overestimate small-scale occurrence, which may bias research outcomes</w:t>
      </w:r>
    </w:p>
    <w:p w14:paraId="786E4B5F" w14:textId="77777777" w:rsidR="00613406" w:rsidRDefault="00810082">
      <w:r>
        <w:t xml:space="preserve">Pimm 2014 The biodiversity of species and their rates of extinction, distribtuion, and protection. </w:t>
      </w:r>
      <w:r>
        <w:rPr>
          <w:i/>
        </w:rPr>
        <w:t>uses range maps to show biodiversity areas; may use IUCN range maps. Also discusses gaps and possible things that can be done about them.</w:t>
      </w:r>
    </w:p>
    <w:p w14:paraId="3A4E79C4" w14:textId="77777777" w:rsidR="00613406" w:rsidRDefault="00810082">
      <w:r>
        <w:lastRenderedPageBreak/>
        <w:t xml:space="preserve">Rondinini 2006 Tradeoffs of different types of species occurrence data for use in systematic conservation planning </w:t>
      </w:r>
      <w:r>
        <w:rPr>
          <w:i/>
        </w:rPr>
        <w:t>compares point locality, range maps, and distribution models in terms of omission and commission errors; also outlines Extent of Occurrence and Area of Occupancy distinctions.</w:t>
      </w:r>
    </w:p>
    <w:p w14:paraId="6FA23096" w14:textId="77777777" w:rsidR="00613406" w:rsidRDefault="00810082">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 </w:t>
      </w:r>
      <w:hyperlink r:id="rId15">
        <w:r>
          <w:rPr>
            <w:rStyle w:val="Link"/>
          </w:rPr>
          <w:t>doi:10.1038/nclimate2769</w:t>
        </w:r>
      </w:hyperlink>
      <w:r>
        <w:t>.</w:t>
      </w:r>
    </w:p>
    <w:p w14:paraId="3C2EE945" w14:textId="77777777" w:rsidR="00613406" w:rsidRDefault="00810082">
      <w:r>
        <w:t xml:space="preserve">Halpern, Benjamin S., Catherine Longo, Darren Hardy, Karen L. McLeod, Jameal F. Samhouri, Steven K. Katona, Kristin Kleisner, et al. “An Index to Assess the Health and Benefits of the Global Ocean.” Nature 488, no. 7413 (August 30, 2012): 615–20. </w:t>
      </w:r>
      <w:hyperlink r:id="rId16">
        <w:r>
          <w:rPr>
            <w:rStyle w:val="Link"/>
          </w:rPr>
          <w:t>doi:10.1038/nature11397</w:t>
        </w:r>
      </w:hyperlink>
      <w:r>
        <w:t>.</w:t>
      </w:r>
    </w:p>
    <w:p w14:paraId="6EB7E2CA" w14:textId="77777777" w:rsidR="00613406" w:rsidRDefault="00810082">
      <w:r>
        <w:t xml:space="preserve">Klein, Carissa J., Christopher J. Brown, Benjamin S. Halpern, Daniel B. Segan, Jennifer McGowan, Maria Beger, and James E.M. Watson. “Shortfalls in the Global Protected Area Network at Representing Marine Biodiversity.” Scientific Reports 5 (December 3, 2015): 17539. </w:t>
      </w:r>
      <w:hyperlink r:id="rId17">
        <w:r>
          <w:rPr>
            <w:rStyle w:val="Link"/>
          </w:rPr>
          <w:t>doi:10.1038/srep17539</w:t>
        </w:r>
      </w:hyperlink>
      <w:r>
        <w:t>.</w:t>
      </w:r>
    </w:p>
    <w:p w14:paraId="1F8460B6" w14:textId="77777777" w:rsidR="00613406" w:rsidRDefault="00810082">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 </w:t>
      </w:r>
      <w:hyperlink r:id="rId18">
        <w:r>
          <w:rPr>
            <w:rStyle w:val="Link"/>
          </w:rPr>
          <w:t>doi:10.1371/journal.pone.0060284</w:t>
        </w:r>
      </w:hyperlink>
      <w:r>
        <w:t>.</w:t>
      </w:r>
    </w:p>
    <w:p w14:paraId="347EED60" w14:textId="77777777" w:rsidR="00613406" w:rsidRDefault="00810082">
      <w:pPr>
        <w:pStyle w:val="Compact"/>
        <w:numPr>
          <w:ilvl w:val="0"/>
          <w:numId w:val="14"/>
        </w:numPr>
      </w:pPr>
      <w:r>
        <w:t>IUCN reference:</w:t>
      </w:r>
    </w:p>
    <w:p w14:paraId="04654BC1" w14:textId="77777777" w:rsidR="00613406" w:rsidRDefault="00F84D7E">
      <w:pPr>
        <w:pStyle w:val="Compact"/>
        <w:numPr>
          <w:ilvl w:val="1"/>
          <w:numId w:val="15"/>
        </w:numPr>
      </w:pPr>
      <w:hyperlink r:id="rId19">
        <w:r w:rsidR="00810082">
          <w:rPr>
            <w:rStyle w:val="Link"/>
          </w:rPr>
          <w:t>https://www.conservationtraining.org/course/view.php?id=217&amp;lang=en</w:t>
        </w:r>
      </w:hyperlink>
    </w:p>
    <w:p w14:paraId="3D17D05A" w14:textId="77777777" w:rsidR="00613406" w:rsidRDefault="00F84D7E">
      <w:pPr>
        <w:pStyle w:val="Compact"/>
        <w:numPr>
          <w:ilvl w:val="1"/>
          <w:numId w:val="15"/>
        </w:numPr>
      </w:pPr>
      <w:hyperlink r:id="rId20">
        <w:r w:rsidR="00810082">
          <w:rPr>
            <w:rStyle w:val="Link"/>
          </w:rPr>
          <w:t>http://www.iucnredlist.org/technical-documents/red-list-training/iucnspatialresources</w:t>
        </w:r>
      </w:hyperlink>
    </w:p>
    <w:p w14:paraId="55A0F119" w14:textId="77777777" w:rsidR="00613406" w:rsidRDefault="00810082">
      <w:pPr>
        <w:pStyle w:val="Compact"/>
        <w:numPr>
          <w:ilvl w:val="1"/>
          <w:numId w:val="15"/>
        </w:numPr>
      </w:pPr>
      <w:r>
        <w:t>IUCN Red List - accessed 12/21/2015</w:t>
      </w:r>
    </w:p>
    <w:p w14:paraId="1A4E3536" w14:textId="77777777" w:rsidR="00613406" w:rsidRDefault="00810082">
      <w:pPr>
        <w:pStyle w:val="Compact"/>
        <w:numPr>
          <w:ilvl w:val="0"/>
          <w:numId w:val="14"/>
        </w:numPr>
      </w:pPr>
      <w:r>
        <w:t>AquaMaps reference, and accessed date?</w:t>
      </w:r>
    </w:p>
    <w:p w14:paraId="455C0606" w14:textId="77777777" w:rsidR="00613406" w:rsidRDefault="00F84D7E">
      <w:r>
        <w:pict w14:anchorId="13C55FC3">
          <v:rect id="_x0000_i1038" style="width:0;height:1.5pt" o:hralign="center" o:hrstd="t" o:hr="t"/>
        </w:pict>
      </w:r>
    </w:p>
    <w:p w14:paraId="765FF0DD" w14:textId="77777777" w:rsidR="00613406" w:rsidRDefault="00810082">
      <w:pPr>
        <w:pStyle w:val="Heading1"/>
      </w:pPr>
      <w:bookmarkStart w:id="193" w:name="supplemental-information"/>
      <w:bookmarkEnd w:id="193"/>
      <w:commentRangeStart w:id="194"/>
      <w:r>
        <w:t>Supplemental Information</w:t>
      </w:r>
      <w:commentRangeEnd w:id="194"/>
      <w:r w:rsidR="00DA2F4B">
        <w:rPr>
          <w:rStyle w:val="CommentReference"/>
          <w:rFonts w:asciiTheme="minorHAnsi" w:eastAsiaTheme="minorHAnsi" w:hAnsiTheme="minorHAnsi" w:cstheme="minorBidi"/>
          <w:b w:val="0"/>
          <w:bCs w:val="0"/>
          <w:color w:val="auto"/>
        </w:rPr>
        <w:commentReference w:id="194"/>
      </w:r>
    </w:p>
    <w:p w14:paraId="59A84293" w14:textId="77777777" w:rsidR="00613406" w:rsidRDefault="00810082">
      <w:pPr>
        <w:pStyle w:val="Heading2"/>
      </w:pPr>
      <w:bookmarkStart w:id="196" w:name="info-on-data-prep"/>
      <w:bookmarkEnd w:id="196"/>
      <w:r>
        <w:t>Info on data prep</w:t>
      </w:r>
    </w:p>
    <w:p w14:paraId="270ED7A6" w14:textId="77777777" w:rsidR="00613406" w:rsidRDefault="00810082">
      <w:pPr>
        <w:pStyle w:val="Heading3"/>
      </w:pPr>
      <w:bookmarkStart w:id="197" w:name="processing-aquamaps"/>
      <w:bookmarkEnd w:id="197"/>
      <w:r>
        <w:t>processing AquaMaps</w:t>
      </w:r>
    </w:p>
    <w:p w14:paraId="7F73B166" w14:textId="77777777" w:rsidR="00613406" w:rsidRDefault="00810082">
      <w:pPr>
        <w:pStyle w:val="Compact"/>
        <w:numPr>
          <w:ilvl w:val="0"/>
          <w:numId w:val="16"/>
        </w:numPr>
      </w:pPr>
      <w:r>
        <w:t>start with .sql files - three of 'em - how to get 'em?</w:t>
      </w:r>
    </w:p>
    <w:p w14:paraId="14699BCE" w14:textId="77777777" w:rsidR="00613406" w:rsidRDefault="00810082">
      <w:pPr>
        <w:pStyle w:val="Compact"/>
        <w:numPr>
          <w:ilvl w:val="0"/>
          <w:numId w:val="16"/>
        </w:numPr>
      </w:pPr>
      <w:r>
        <w:t>turn into .csvs, which columns are critical for this analysis? simplify</w:t>
      </w:r>
    </w:p>
    <w:p w14:paraId="328AEA28" w14:textId="77777777" w:rsidR="00613406" w:rsidRDefault="00810082">
      <w:pPr>
        <w:pStyle w:val="Heading3"/>
      </w:pPr>
      <w:bookmarkStart w:id="198" w:name="downloading-and-processing-iucn-maps"/>
      <w:bookmarkEnd w:id="198"/>
      <w:r>
        <w:lastRenderedPageBreak/>
        <w:t>downloading and processing IUCN maps</w:t>
      </w:r>
    </w:p>
    <w:p w14:paraId="1645BC7A" w14:textId="77777777" w:rsidR="00613406" w:rsidRDefault="00810082">
      <w:pPr>
        <w:pStyle w:val="Compact"/>
        <w:numPr>
          <w:ilvl w:val="0"/>
          <w:numId w:val="17"/>
        </w:numPr>
      </w:pPr>
      <w:r>
        <w:t>which data sets are included?</w:t>
      </w:r>
    </w:p>
    <w:p w14:paraId="0C5C53CA" w14:textId="77777777" w:rsidR="00613406" w:rsidRDefault="00810082">
      <w:pPr>
        <w:pStyle w:val="Compact"/>
        <w:numPr>
          <w:ilvl w:val="0"/>
          <w:numId w:val="17"/>
        </w:numPr>
      </w:pPr>
      <w:r>
        <w:t>raster::extract() to convert polys to csvs</w:t>
      </w:r>
    </w:p>
    <w:p w14:paraId="4D071A17" w14:textId="77777777" w:rsidR="00613406" w:rsidRDefault="00810082">
      <w:pPr>
        <w:pStyle w:val="Compact"/>
        <w:numPr>
          <w:ilvl w:val="0"/>
          <w:numId w:val="17"/>
        </w:numPr>
      </w:pPr>
      <w:r>
        <w:t>which columns are included?</w:t>
      </w:r>
    </w:p>
    <w:p w14:paraId="2480B68E" w14:textId="77777777" w:rsidR="00613406" w:rsidRDefault="00810082">
      <w:pPr>
        <w:pStyle w:val="Heading3"/>
      </w:pPr>
      <w:bookmarkStart w:id="199" w:name="creating-master-species-list-for-co-list"/>
      <w:bookmarkEnd w:id="199"/>
      <w:r>
        <w:t>creating master species list for co-listed species</w:t>
      </w:r>
    </w:p>
    <w:p w14:paraId="78E82306" w14:textId="77777777" w:rsidR="00613406" w:rsidRDefault="00810082">
      <w:pPr>
        <w:pStyle w:val="Compact"/>
        <w:numPr>
          <w:ilvl w:val="0"/>
          <w:numId w:val="18"/>
        </w:numPr>
      </w:pPr>
      <w:r>
        <w:t>using AquaMaps and IUCN, and IUCN master list, create the big list</w:t>
      </w:r>
    </w:p>
    <w:p w14:paraId="7C949B48" w14:textId="77777777" w:rsidR="00613406" w:rsidRDefault="00810082">
      <w:pPr>
        <w:pStyle w:val="Compact"/>
        <w:numPr>
          <w:ilvl w:val="0"/>
          <w:numId w:val="18"/>
        </w:numPr>
      </w:pPr>
      <w:r>
        <w:t>which columns are included?</w:t>
      </w:r>
    </w:p>
    <w:p w14:paraId="6C160DF8" w14:textId="77777777" w:rsidR="00613406" w:rsidRDefault="00810082">
      <w:pPr>
        <w:pStyle w:val="Compact"/>
        <w:numPr>
          <w:ilvl w:val="0"/>
          <w:numId w:val="18"/>
        </w:numPr>
      </w:pPr>
      <w:r>
        <w:t>adjust this master list to use IUCN SID only for parent - eliminate the whole question of parent/subpop? for the purpose of this analysis</w:t>
      </w:r>
    </w:p>
    <w:p w14:paraId="2522C3D4" w14:textId="77777777" w:rsidR="00613406" w:rsidRDefault="00810082">
      <w:pPr>
        <w:pStyle w:val="Heading2"/>
      </w:pPr>
      <w:bookmarkStart w:id="200" w:name="descriptions-of-iucn-and-am-data-sets"/>
      <w:bookmarkEnd w:id="200"/>
      <w:r>
        <w:t>descriptions of IUCN and AM data sets</w:t>
      </w:r>
    </w:p>
    <w:p w14:paraId="41BF62AC" w14:textId="77777777" w:rsidR="00613406" w:rsidRDefault="00810082">
      <w:r>
        <w:t>IUCN: While the polygons roughly define regions of presence/absence, additional attributes provide information on extant/extinct ranges, native/introduced ranges, and seasonality.</w:t>
      </w:r>
    </w:p>
    <w:p w14:paraId="66394556" w14:textId="77777777" w:rsidR="00613406" w:rsidRDefault="00810082">
      <w:r>
        <w:t>As of December 2015, IUCN had published species distribution maps for 4138 marine species across 24 taxonomic groups. For this analysis, we did not consider IUCN range maps for bird species, as those data are hosted separately by BirdLife International.</w:t>
      </w:r>
    </w:p>
    <w:p w14:paraId="3E25E0D0" w14:textId="77777777" w:rsidR="00613406" w:rsidRDefault="00810082">
      <w:r>
        <w:t>As of December 2015, AquaMaps current native distribution maps have been produced for 22889 species.</w:t>
      </w:r>
    </w:p>
    <w:p w14:paraId="4E2E6CF8" w14:textId="77777777" w:rsidR="00613406" w:rsidRDefault="00810082">
      <w:r>
        <w:rPr>
          <w:b/>
          <w:i/>
        </w:rPr>
        <w:t>Move to supplementary materials. - BH</w:t>
      </w:r>
      <w:r>
        <w:t>: 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14:paraId="66174507" w14:textId="77777777" w:rsidR="00613406" w:rsidRDefault="00810082">
      <w:r>
        <w:rPr>
          <w:b/>
          <w:i/>
        </w:rPr>
        <w:t>Probably just cut, but maybe include in Suppl Materials. - BH</w:t>
      </w:r>
      <w:r>
        <w:t>: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14:paraId="25BFFCB4" w14:textId="77777777" w:rsidR="00613406" w:rsidRDefault="00810082">
      <w:r>
        <w:rPr>
          <w:b/>
          <w:i/>
        </w:rPr>
        <w:t>Red List inclusion:</w:t>
      </w:r>
    </w:p>
    <w:p w14:paraId="514E5317" w14:textId="77777777" w:rsidR="00613406" w:rsidRDefault="00810082">
      <w:r>
        <w:rPr>
          <w:noProof/>
        </w:rPr>
        <w:lastRenderedPageBreak/>
        <w:drawing>
          <wp:inline distT="0" distB="0" distL="0" distR="0" wp14:anchorId="15F789D8" wp14:editId="546FDA51">
            <wp:extent cx="5440680" cy="182789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21"/>
                    <a:stretch>
                      <a:fillRect/>
                    </a:stretch>
                  </pic:blipFill>
                  <pic:spPr bwMode="auto">
                    <a:xfrm>
                      <a:off x="0" y="0"/>
                      <a:ext cx="5440680" cy="1827896"/>
                    </a:xfrm>
                    <a:prstGeom prst="rect">
                      <a:avLst/>
                    </a:prstGeom>
                    <a:noFill/>
                    <a:ln w="9525">
                      <a:noFill/>
                      <a:headEnd/>
                      <a:tailEnd/>
                    </a:ln>
                  </pic:spPr>
                </pic:pic>
              </a:graphicData>
            </a:graphic>
          </wp:inline>
        </w:drawing>
      </w:r>
    </w:p>
    <w:p w14:paraId="44D6810E" w14:textId="77777777" w:rsidR="00613406" w:rsidRDefault="00810082">
      <w:commentRangeStart w:id="201"/>
      <w:r>
        <w:rPr>
          <w:noProof/>
        </w:rPr>
        <w:drawing>
          <wp:inline distT="0" distB="0" distL="0" distR="0" wp14:anchorId="62172DC4" wp14:editId="2E4397F6">
            <wp:extent cx="5440680" cy="212896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22"/>
                    <a:stretch>
                      <a:fillRect/>
                    </a:stretch>
                  </pic:blipFill>
                  <pic:spPr bwMode="auto">
                    <a:xfrm>
                      <a:off x="0" y="0"/>
                      <a:ext cx="5440680" cy="2128962"/>
                    </a:xfrm>
                    <a:prstGeom prst="rect">
                      <a:avLst/>
                    </a:prstGeom>
                    <a:noFill/>
                    <a:ln w="9525">
                      <a:noFill/>
                      <a:headEnd/>
                      <a:tailEnd/>
                    </a:ln>
                  </pic:spPr>
                </pic:pic>
              </a:graphicData>
            </a:graphic>
          </wp:inline>
        </w:drawing>
      </w:r>
      <w:commentRangeEnd w:id="201"/>
      <w:r w:rsidR="00C43DB1">
        <w:rPr>
          <w:rStyle w:val="CommentReference"/>
        </w:rPr>
        <w:commentReference w:id="201"/>
      </w:r>
    </w:p>
    <w:p w14:paraId="7421DEE8" w14:textId="77777777" w:rsidR="00613406" w:rsidRDefault="00810082">
      <w:pPr>
        <w:pStyle w:val="Compact"/>
        <w:numPr>
          <w:ilvl w:val="0"/>
          <w:numId w:val="19"/>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 </w:t>
      </w:r>
      <w:r>
        <w:rPr>
          <w:i/>
        </w:rPr>
        <w:t>does this argument bear up to closer scrutiny? CR isn't dominated by Q1 any more</w:t>
      </w:r>
    </w:p>
    <w:p w14:paraId="52716EE7" w14:textId="77777777" w:rsidR="00613406" w:rsidRDefault="00810082">
      <w:r>
        <w:rPr>
          <w:b/>
          <w:i/>
        </w:rPr>
        <w:t>table to show data poor status and reviewed status for AquaMaps maps represented in the quadrant plot</w:t>
      </w:r>
      <w:r>
        <w:t xml:space="preserve"> </w:t>
      </w:r>
      <w:r>
        <w:rPr>
          <w:i/>
        </w:rPr>
        <w:t>- perhaps update the quadrant plot to reveal data-poor species (and reviewed species? little overlap of reviewed &amp; data-poor) instead of, say, red-list category which doesn't get discussed in the body of the paper? then this table can go in SOM if we like it</w:t>
      </w:r>
    </w:p>
    <w:tbl>
      <w:tblPr>
        <w:tblW w:w="0" w:type="pct"/>
        <w:jc w:val="center"/>
        <w:tblLook w:val="04A0" w:firstRow="1" w:lastRow="0" w:firstColumn="1" w:lastColumn="0" w:noHBand="0" w:noVBand="1"/>
      </w:tblPr>
      <w:tblGrid>
        <w:gridCol w:w="998"/>
        <w:gridCol w:w="916"/>
        <w:gridCol w:w="1698"/>
        <w:gridCol w:w="2295"/>
        <w:gridCol w:w="1674"/>
      </w:tblGrid>
      <w:tr w:rsidR="00613406" w:rsidRPr="00C43DB1" w14:paraId="706BFD47" w14:textId="77777777" w:rsidTr="00C43DB1">
        <w:trPr>
          <w:jc w:val="center"/>
        </w:trPr>
        <w:tc>
          <w:tcPr>
            <w:tcW w:w="0" w:type="auto"/>
            <w:tcBorders>
              <w:bottom w:val="single" w:sz="0" w:space="0" w:color="auto"/>
            </w:tcBorders>
            <w:vAlign w:val="bottom"/>
          </w:tcPr>
          <w:p w14:paraId="64B8813D" w14:textId="77777777" w:rsidR="00613406" w:rsidRPr="00C43DB1" w:rsidRDefault="00810082">
            <w:pPr>
              <w:pStyle w:val="Compact"/>
              <w:jc w:val="center"/>
              <w:rPr>
                <w:sz w:val="18"/>
                <w:szCs w:val="18"/>
              </w:rPr>
            </w:pPr>
            <w:r w:rsidRPr="00C43DB1">
              <w:rPr>
                <w:sz w:val="18"/>
                <w:szCs w:val="18"/>
              </w:rPr>
              <w:t>quadrant</w:t>
            </w:r>
          </w:p>
        </w:tc>
        <w:tc>
          <w:tcPr>
            <w:tcW w:w="0" w:type="auto"/>
            <w:tcBorders>
              <w:bottom w:val="single" w:sz="0" w:space="0" w:color="auto"/>
            </w:tcBorders>
            <w:vAlign w:val="bottom"/>
          </w:tcPr>
          <w:p w14:paraId="1542DB87" w14:textId="77777777" w:rsidR="00613406" w:rsidRPr="00C43DB1" w:rsidRDefault="00810082">
            <w:pPr>
              <w:pStyle w:val="Compact"/>
              <w:jc w:val="center"/>
              <w:rPr>
                <w:sz w:val="18"/>
                <w:szCs w:val="18"/>
              </w:rPr>
            </w:pPr>
            <w:r w:rsidRPr="00C43DB1">
              <w:rPr>
                <w:sz w:val="18"/>
                <w:szCs w:val="18"/>
              </w:rPr>
              <w:t>n species</w:t>
            </w:r>
          </w:p>
        </w:tc>
        <w:tc>
          <w:tcPr>
            <w:tcW w:w="0" w:type="auto"/>
            <w:tcBorders>
              <w:bottom w:val="single" w:sz="0" w:space="0" w:color="auto"/>
            </w:tcBorders>
            <w:vAlign w:val="bottom"/>
          </w:tcPr>
          <w:p w14:paraId="40EC7FC4" w14:textId="77777777" w:rsidR="00613406" w:rsidRPr="00C43DB1" w:rsidRDefault="00810082">
            <w:pPr>
              <w:pStyle w:val="Compact"/>
              <w:jc w:val="center"/>
              <w:rPr>
                <w:sz w:val="18"/>
                <w:szCs w:val="18"/>
              </w:rPr>
            </w:pPr>
            <w:r w:rsidRPr="00C43DB1">
              <w:rPr>
                <w:sz w:val="18"/>
                <w:szCs w:val="18"/>
              </w:rPr>
              <w:t>n data poor species</w:t>
            </w:r>
          </w:p>
        </w:tc>
        <w:tc>
          <w:tcPr>
            <w:tcW w:w="0" w:type="auto"/>
            <w:tcBorders>
              <w:bottom w:val="single" w:sz="0" w:space="0" w:color="auto"/>
            </w:tcBorders>
            <w:vAlign w:val="bottom"/>
          </w:tcPr>
          <w:p w14:paraId="4BEE651C" w14:textId="77777777" w:rsidR="00613406" w:rsidRPr="00C43DB1" w:rsidRDefault="00810082">
            <w:pPr>
              <w:pStyle w:val="Compact"/>
              <w:jc w:val="center"/>
              <w:rPr>
                <w:sz w:val="18"/>
                <w:szCs w:val="18"/>
              </w:rPr>
            </w:pPr>
            <w:r w:rsidRPr="00C43DB1">
              <w:rPr>
                <w:sz w:val="18"/>
                <w:szCs w:val="18"/>
              </w:rPr>
              <w:t>mean (median) data points</w:t>
            </w:r>
          </w:p>
        </w:tc>
        <w:tc>
          <w:tcPr>
            <w:tcW w:w="0" w:type="auto"/>
            <w:tcBorders>
              <w:bottom w:val="single" w:sz="0" w:space="0" w:color="auto"/>
            </w:tcBorders>
            <w:vAlign w:val="bottom"/>
          </w:tcPr>
          <w:p w14:paraId="13A9B406" w14:textId="77777777" w:rsidR="00613406" w:rsidRPr="00C43DB1" w:rsidRDefault="00810082">
            <w:pPr>
              <w:pStyle w:val="Compact"/>
              <w:jc w:val="center"/>
              <w:rPr>
                <w:sz w:val="18"/>
                <w:szCs w:val="18"/>
              </w:rPr>
            </w:pPr>
            <w:r w:rsidRPr="00C43DB1">
              <w:rPr>
                <w:sz w:val="18"/>
                <w:szCs w:val="18"/>
              </w:rPr>
              <w:t>n reviewed species</w:t>
            </w:r>
          </w:p>
        </w:tc>
      </w:tr>
      <w:tr w:rsidR="00613406" w:rsidRPr="00C43DB1" w14:paraId="2F44B487" w14:textId="77777777" w:rsidTr="00C43DB1">
        <w:trPr>
          <w:jc w:val="center"/>
        </w:trPr>
        <w:tc>
          <w:tcPr>
            <w:tcW w:w="0" w:type="auto"/>
          </w:tcPr>
          <w:p w14:paraId="79E08859" w14:textId="77777777" w:rsidR="00613406" w:rsidRPr="00C43DB1" w:rsidRDefault="00810082">
            <w:pPr>
              <w:pStyle w:val="Compact"/>
              <w:jc w:val="center"/>
              <w:rPr>
                <w:sz w:val="18"/>
                <w:szCs w:val="18"/>
              </w:rPr>
            </w:pPr>
            <w:r w:rsidRPr="00C43DB1">
              <w:rPr>
                <w:sz w:val="18"/>
                <w:szCs w:val="18"/>
              </w:rPr>
              <w:t>all AM</w:t>
            </w:r>
          </w:p>
        </w:tc>
        <w:tc>
          <w:tcPr>
            <w:tcW w:w="0" w:type="auto"/>
          </w:tcPr>
          <w:p w14:paraId="35DBAC67" w14:textId="77777777" w:rsidR="00613406" w:rsidRPr="00C43DB1" w:rsidRDefault="00810082">
            <w:pPr>
              <w:pStyle w:val="Compact"/>
              <w:jc w:val="center"/>
              <w:rPr>
                <w:sz w:val="18"/>
                <w:szCs w:val="18"/>
              </w:rPr>
            </w:pPr>
            <w:r w:rsidRPr="00C43DB1">
              <w:rPr>
                <w:sz w:val="18"/>
                <w:szCs w:val="18"/>
              </w:rPr>
              <w:t>22889</w:t>
            </w:r>
          </w:p>
        </w:tc>
        <w:tc>
          <w:tcPr>
            <w:tcW w:w="0" w:type="auto"/>
          </w:tcPr>
          <w:p w14:paraId="4771BED0" w14:textId="77777777" w:rsidR="00613406" w:rsidRPr="00C43DB1" w:rsidRDefault="00810082">
            <w:pPr>
              <w:pStyle w:val="Compact"/>
              <w:jc w:val="center"/>
              <w:rPr>
                <w:sz w:val="18"/>
                <w:szCs w:val="18"/>
              </w:rPr>
            </w:pPr>
            <w:r w:rsidRPr="00C43DB1">
              <w:rPr>
                <w:sz w:val="18"/>
                <w:szCs w:val="18"/>
              </w:rPr>
              <w:t>8749 (38.2%)</w:t>
            </w:r>
          </w:p>
        </w:tc>
        <w:tc>
          <w:tcPr>
            <w:tcW w:w="0" w:type="auto"/>
          </w:tcPr>
          <w:p w14:paraId="71B211C5" w14:textId="77777777" w:rsidR="00613406" w:rsidRPr="00C43DB1" w:rsidRDefault="00810082">
            <w:pPr>
              <w:pStyle w:val="Compact"/>
              <w:jc w:val="center"/>
              <w:rPr>
                <w:sz w:val="18"/>
                <w:szCs w:val="18"/>
              </w:rPr>
            </w:pPr>
            <w:r w:rsidRPr="00C43DB1">
              <w:rPr>
                <w:sz w:val="18"/>
                <w:szCs w:val="18"/>
              </w:rPr>
              <w:t>57.1 (16)</w:t>
            </w:r>
          </w:p>
        </w:tc>
        <w:tc>
          <w:tcPr>
            <w:tcW w:w="0" w:type="auto"/>
          </w:tcPr>
          <w:p w14:paraId="57609519" w14:textId="77777777" w:rsidR="00613406" w:rsidRPr="00C43DB1" w:rsidRDefault="00810082">
            <w:pPr>
              <w:pStyle w:val="Compact"/>
              <w:jc w:val="center"/>
              <w:rPr>
                <w:sz w:val="18"/>
                <w:szCs w:val="18"/>
              </w:rPr>
            </w:pPr>
            <w:r w:rsidRPr="00C43DB1">
              <w:rPr>
                <w:sz w:val="18"/>
                <w:szCs w:val="18"/>
              </w:rPr>
              <w:t>1296 (5.7%)</w:t>
            </w:r>
          </w:p>
        </w:tc>
      </w:tr>
      <w:tr w:rsidR="00613406" w:rsidRPr="00C43DB1" w14:paraId="1BF19F44" w14:textId="77777777" w:rsidTr="00C43DB1">
        <w:trPr>
          <w:jc w:val="center"/>
        </w:trPr>
        <w:tc>
          <w:tcPr>
            <w:tcW w:w="0" w:type="auto"/>
          </w:tcPr>
          <w:p w14:paraId="79CE6DB7" w14:textId="77777777" w:rsidR="00613406" w:rsidRPr="00C43DB1" w:rsidRDefault="00810082">
            <w:pPr>
              <w:pStyle w:val="Compact"/>
              <w:jc w:val="center"/>
              <w:rPr>
                <w:sz w:val="18"/>
                <w:szCs w:val="18"/>
              </w:rPr>
            </w:pPr>
            <w:r w:rsidRPr="00C43DB1">
              <w:rPr>
                <w:sz w:val="18"/>
                <w:szCs w:val="18"/>
              </w:rPr>
              <w:t>AM&amp;IUCN</w:t>
            </w:r>
          </w:p>
        </w:tc>
        <w:tc>
          <w:tcPr>
            <w:tcW w:w="0" w:type="auto"/>
          </w:tcPr>
          <w:p w14:paraId="7F53FB0A" w14:textId="77777777" w:rsidR="00613406" w:rsidRPr="00C43DB1" w:rsidRDefault="00810082">
            <w:pPr>
              <w:pStyle w:val="Compact"/>
              <w:jc w:val="center"/>
              <w:rPr>
                <w:sz w:val="18"/>
                <w:szCs w:val="18"/>
              </w:rPr>
            </w:pPr>
            <w:r w:rsidRPr="00C43DB1">
              <w:rPr>
                <w:sz w:val="18"/>
                <w:szCs w:val="18"/>
              </w:rPr>
              <w:t>2166</w:t>
            </w:r>
          </w:p>
        </w:tc>
        <w:tc>
          <w:tcPr>
            <w:tcW w:w="0" w:type="auto"/>
          </w:tcPr>
          <w:p w14:paraId="53D2AEAF" w14:textId="77777777" w:rsidR="00613406" w:rsidRPr="00C43DB1" w:rsidRDefault="00810082">
            <w:pPr>
              <w:pStyle w:val="Compact"/>
              <w:jc w:val="center"/>
              <w:rPr>
                <w:sz w:val="18"/>
                <w:szCs w:val="18"/>
              </w:rPr>
            </w:pPr>
            <w:r w:rsidRPr="00C43DB1">
              <w:rPr>
                <w:sz w:val="18"/>
                <w:szCs w:val="18"/>
              </w:rPr>
              <w:t>457 (21.1%)</w:t>
            </w:r>
          </w:p>
        </w:tc>
        <w:tc>
          <w:tcPr>
            <w:tcW w:w="0" w:type="auto"/>
          </w:tcPr>
          <w:p w14:paraId="548459BF" w14:textId="77777777" w:rsidR="00613406" w:rsidRPr="00C43DB1" w:rsidRDefault="00810082">
            <w:pPr>
              <w:pStyle w:val="Compact"/>
              <w:jc w:val="center"/>
              <w:rPr>
                <w:sz w:val="18"/>
                <w:szCs w:val="18"/>
              </w:rPr>
            </w:pPr>
            <w:r w:rsidRPr="00C43DB1">
              <w:rPr>
                <w:sz w:val="18"/>
                <w:szCs w:val="18"/>
              </w:rPr>
              <w:t>89.9 (33)</w:t>
            </w:r>
          </w:p>
        </w:tc>
        <w:tc>
          <w:tcPr>
            <w:tcW w:w="0" w:type="auto"/>
          </w:tcPr>
          <w:p w14:paraId="7473DCFC" w14:textId="77777777" w:rsidR="00613406" w:rsidRPr="00C43DB1" w:rsidRDefault="00810082">
            <w:pPr>
              <w:pStyle w:val="Compact"/>
              <w:jc w:val="center"/>
              <w:rPr>
                <w:sz w:val="18"/>
                <w:szCs w:val="18"/>
              </w:rPr>
            </w:pPr>
            <w:r w:rsidRPr="00C43DB1">
              <w:rPr>
                <w:sz w:val="18"/>
                <w:szCs w:val="18"/>
              </w:rPr>
              <w:t>290 (13.4%)</w:t>
            </w:r>
          </w:p>
        </w:tc>
      </w:tr>
      <w:tr w:rsidR="00613406" w:rsidRPr="00C43DB1" w14:paraId="168A52ED" w14:textId="77777777" w:rsidTr="00C43DB1">
        <w:trPr>
          <w:jc w:val="center"/>
        </w:trPr>
        <w:tc>
          <w:tcPr>
            <w:tcW w:w="0" w:type="auto"/>
          </w:tcPr>
          <w:p w14:paraId="1F77C6F3" w14:textId="77777777" w:rsidR="00613406" w:rsidRPr="00C43DB1" w:rsidRDefault="00810082">
            <w:pPr>
              <w:pStyle w:val="Compact"/>
              <w:jc w:val="center"/>
              <w:rPr>
                <w:sz w:val="18"/>
                <w:szCs w:val="18"/>
              </w:rPr>
            </w:pPr>
            <w:r w:rsidRPr="00C43DB1">
              <w:rPr>
                <w:sz w:val="18"/>
                <w:szCs w:val="18"/>
              </w:rPr>
              <w:t>q1</w:t>
            </w:r>
          </w:p>
        </w:tc>
        <w:tc>
          <w:tcPr>
            <w:tcW w:w="0" w:type="auto"/>
          </w:tcPr>
          <w:p w14:paraId="51182A8C" w14:textId="77777777" w:rsidR="00613406" w:rsidRPr="00C43DB1" w:rsidRDefault="00810082">
            <w:pPr>
              <w:pStyle w:val="Compact"/>
              <w:jc w:val="center"/>
              <w:rPr>
                <w:sz w:val="18"/>
                <w:szCs w:val="18"/>
              </w:rPr>
            </w:pPr>
            <w:r w:rsidRPr="00C43DB1">
              <w:rPr>
                <w:sz w:val="18"/>
                <w:szCs w:val="18"/>
              </w:rPr>
              <w:t>401</w:t>
            </w:r>
          </w:p>
        </w:tc>
        <w:tc>
          <w:tcPr>
            <w:tcW w:w="0" w:type="auto"/>
          </w:tcPr>
          <w:p w14:paraId="272527A2" w14:textId="77777777" w:rsidR="00613406" w:rsidRPr="00C43DB1" w:rsidRDefault="00810082">
            <w:pPr>
              <w:pStyle w:val="Compact"/>
              <w:jc w:val="center"/>
              <w:rPr>
                <w:sz w:val="18"/>
                <w:szCs w:val="18"/>
              </w:rPr>
            </w:pPr>
            <w:r w:rsidRPr="00C43DB1">
              <w:rPr>
                <w:sz w:val="18"/>
                <w:szCs w:val="18"/>
              </w:rPr>
              <w:t>33 (8.2%)</w:t>
            </w:r>
          </w:p>
        </w:tc>
        <w:tc>
          <w:tcPr>
            <w:tcW w:w="0" w:type="auto"/>
          </w:tcPr>
          <w:p w14:paraId="576E4578" w14:textId="77777777" w:rsidR="00613406" w:rsidRPr="00C43DB1" w:rsidRDefault="00810082">
            <w:pPr>
              <w:pStyle w:val="Compact"/>
              <w:jc w:val="center"/>
              <w:rPr>
                <w:sz w:val="18"/>
                <w:szCs w:val="18"/>
              </w:rPr>
            </w:pPr>
            <w:r w:rsidRPr="00C43DB1">
              <w:rPr>
                <w:sz w:val="18"/>
                <w:szCs w:val="18"/>
              </w:rPr>
              <w:t>233.0 (78)</w:t>
            </w:r>
          </w:p>
        </w:tc>
        <w:tc>
          <w:tcPr>
            <w:tcW w:w="0" w:type="auto"/>
          </w:tcPr>
          <w:p w14:paraId="3C6C01B5" w14:textId="77777777" w:rsidR="00613406" w:rsidRPr="00C43DB1" w:rsidRDefault="00810082">
            <w:pPr>
              <w:pStyle w:val="Compact"/>
              <w:jc w:val="center"/>
              <w:rPr>
                <w:sz w:val="18"/>
                <w:szCs w:val="18"/>
              </w:rPr>
            </w:pPr>
            <w:r w:rsidRPr="00C43DB1">
              <w:rPr>
                <w:sz w:val="18"/>
                <w:szCs w:val="18"/>
              </w:rPr>
              <w:t>100 (24.9%)</w:t>
            </w:r>
          </w:p>
        </w:tc>
      </w:tr>
      <w:tr w:rsidR="00613406" w:rsidRPr="00C43DB1" w14:paraId="53B03585" w14:textId="77777777" w:rsidTr="00C43DB1">
        <w:trPr>
          <w:jc w:val="center"/>
        </w:trPr>
        <w:tc>
          <w:tcPr>
            <w:tcW w:w="0" w:type="auto"/>
          </w:tcPr>
          <w:p w14:paraId="539BFD3A" w14:textId="77777777" w:rsidR="00613406" w:rsidRPr="00C43DB1" w:rsidRDefault="00810082">
            <w:pPr>
              <w:pStyle w:val="Compact"/>
              <w:jc w:val="center"/>
              <w:rPr>
                <w:sz w:val="18"/>
                <w:szCs w:val="18"/>
              </w:rPr>
            </w:pPr>
            <w:r w:rsidRPr="00C43DB1">
              <w:rPr>
                <w:sz w:val="18"/>
                <w:szCs w:val="18"/>
              </w:rPr>
              <w:t>q2</w:t>
            </w:r>
          </w:p>
        </w:tc>
        <w:tc>
          <w:tcPr>
            <w:tcW w:w="0" w:type="auto"/>
          </w:tcPr>
          <w:p w14:paraId="224E7D94" w14:textId="77777777" w:rsidR="00613406" w:rsidRPr="00C43DB1" w:rsidRDefault="00810082">
            <w:pPr>
              <w:pStyle w:val="Compact"/>
              <w:jc w:val="center"/>
              <w:rPr>
                <w:sz w:val="18"/>
                <w:szCs w:val="18"/>
              </w:rPr>
            </w:pPr>
            <w:r w:rsidRPr="00C43DB1">
              <w:rPr>
                <w:sz w:val="18"/>
                <w:szCs w:val="18"/>
              </w:rPr>
              <w:t>682</w:t>
            </w:r>
          </w:p>
        </w:tc>
        <w:tc>
          <w:tcPr>
            <w:tcW w:w="0" w:type="auto"/>
          </w:tcPr>
          <w:p w14:paraId="383452A2" w14:textId="77777777" w:rsidR="00613406" w:rsidRPr="00C43DB1" w:rsidRDefault="00810082">
            <w:pPr>
              <w:pStyle w:val="Compact"/>
              <w:jc w:val="center"/>
              <w:rPr>
                <w:sz w:val="18"/>
                <w:szCs w:val="18"/>
              </w:rPr>
            </w:pPr>
            <w:r w:rsidRPr="00C43DB1">
              <w:rPr>
                <w:sz w:val="18"/>
                <w:szCs w:val="18"/>
              </w:rPr>
              <w:t>151 (22.1%)</w:t>
            </w:r>
          </w:p>
        </w:tc>
        <w:tc>
          <w:tcPr>
            <w:tcW w:w="0" w:type="auto"/>
          </w:tcPr>
          <w:p w14:paraId="4A52EFB6" w14:textId="77777777" w:rsidR="00613406" w:rsidRPr="00C43DB1" w:rsidRDefault="00810082">
            <w:pPr>
              <w:pStyle w:val="Compact"/>
              <w:jc w:val="center"/>
              <w:rPr>
                <w:sz w:val="18"/>
                <w:szCs w:val="18"/>
              </w:rPr>
            </w:pPr>
            <w:r w:rsidRPr="00C43DB1">
              <w:rPr>
                <w:sz w:val="18"/>
                <w:szCs w:val="18"/>
              </w:rPr>
              <w:t>77.4 (39)</w:t>
            </w:r>
          </w:p>
        </w:tc>
        <w:tc>
          <w:tcPr>
            <w:tcW w:w="0" w:type="auto"/>
          </w:tcPr>
          <w:p w14:paraId="6AC2F14E" w14:textId="77777777" w:rsidR="00613406" w:rsidRPr="00C43DB1" w:rsidRDefault="00810082">
            <w:pPr>
              <w:pStyle w:val="Compact"/>
              <w:jc w:val="center"/>
              <w:rPr>
                <w:sz w:val="18"/>
                <w:szCs w:val="18"/>
              </w:rPr>
            </w:pPr>
            <w:r w:rsidRPr="00C43DB1">
              <w:rPr>
                <w:sz w:val="18"/>
                <w:szCs w:val="18"/>
              </w:rPr>
              <w:t>100 (14.7%)</w:t>
            </w:r>
          </w:p>
        </w:tc>
      </w:tr>
      <w:tr w:rsidR="00613406" w:rsidRPr="00C43DB1" w14:paraId="090EDA46" w14:textId="77777777" w:rsidTr="00C43DB1">
        <w:trPr>
          <w:jc w:val="center"/>
        </w:trPr>
        <w:tc>
          <w:tcPr>
            <w:tcW w:w="0" w:type="auto"/>
          </w:tcPr>
          <w:p w14:paraId="2A0216A5" w14:textId="77777777" w:rsidR="00613406" w:rsidRPr="00C43DB1" w:rsidRDefault="00810082">
            <w:pPr>
              <w:pStyle w:val="Compact"/>
              <w:jc w:val="center"/>
              <w:rPr>
                <w:sz w:val="18"/>
                <w:szCs w:val="18"/>
              </w:rPr>
            </w:pPr>
            <w:r w:rsidRPr="00C43DB1">
              <w:rPr>
                <w:sz w:val="18"/>
                <w:szCs w:val="18"/>
              </w:rPr>
              <w:t>q3</w:t>
            </w:r>
          </w:p>
        </w:tc>
        <w:tc>
          <w:tcPr>
            <w:tcW w:w="0" w:type="auto"/>
          </w:tcPr>
          <w:p w14:paraId="2D2B7DED" w14:textId="77777777" w:rsidR="00613406" w:rsidRPr="00C43DB1" w:rsidRDefault="00810082">
            <w:pPr>
              <w:pStyle w:val="Compact"/>
              <w:jc w:val="center"/>
              <w:rPr>
                <w:sz w:val="18"/>
                <w:szCs w:val="18"/>
              </w:rPr>
            </w:pPr>
            <w:r w:rsidRPr="00C43DB1">
              <w:rPr>
                <w:sz w:val="18"/>
                <w:szCs w:val="18"/>
              </w:rPr>
              <w:t>682</w:t>
            </w:r>
          </w:p>
        </w:tc>
        <w:tc>
          <w:tcPr>
            <w:tcW w:w="0" w:type="auto"/>
          </w:tcPr>
          <w:p w14:paraId="788AB999" w14:textId="77777777" w:rsidR="00613406" w:rsidRPr="00C43DB1" w:rsidRDefault="00810082">
            <w:pPr>
              <w:pStyle w:val="Compact"/>
              <w:jc w:val="center"/>
              <w:rPr>
                <w:sz w:val="18"/>
                <w:szCs w:val="18"/>
              </w:rPr>
            </w:pPr>
            <w:r w:rsidRPr="00C43DB1">
              <w:rPr>
                <w:sz w:val="18"/>
                <w:szCs w:val="18"/>
              </w:rPr>
              <w:t>114 (16.5%)</w:t>
            </w:r>
          </w:p>
        </w:tc>
        <w:tc>
          <w:tcPr>
            <w:tcW w:w="0" w:type="auto"/>
          </w:tcPr>
          <w:p w14:paraId="7CFF0DE0" w14:textId="77777777" w:rsidR="00613406" w:rsidRPr="00C43DB1" w:rsidRDefault="00810082">
            <w:pPr>
              <w:pStyle w:val="Compact"/>
              <w:jc w:val="center"/>
              <w:rPr>
                <w:sz w:val="18"/>
                <w:szCs w:val="18"/>
              </w:rPr>
            </w:pPr>
            <w:r w:rsidRPr="00C43DB1">
              <w:rPr>
                <w:sz w:val="18"/>
                <w:szCs w:val="18"/>
              </w:rPr>
              <w:t>52.4 (29)</w:t>
            </w:r>
          </w:p>
        </w:tc>
        <w:tc>
          <w:tcPr>
            <w:tcW w:w="0" w:type="auto"/>
          </w:tcPr>
          <w:p w14:paraId="5FC44EC6" w14:textId="77777777" w:rsidR="00613406" w:rsidRPr="00C43DB1" w:rsidRDefault="00810082">
            <w:pPr>
              <w:pStyle w:val="Compact"/>
              <w:jc w:val="center"/>
              <w:rPr>
                <w:sz w:val="18"/>
                <w:szCs w:val="18"/>
              </w:rPr>
            </w:pPr>
            <w:r w:rsidRPr="00C43DB1">
              <w:rPr>
                <w:sz w:val="18"/>
                <w:szCs w:val="18"/>
              </w:rPr>
              <w:t>65 (9.5%)</w:t>
            </w:r>
          </w:p>
        </w:tc>
      </w:tr>
      <w:tr w:rsidR="00613406" w:rsidRPr="00C43DB1" w14:paraId="2C908B65" w14:textId="77777777" w:rsidTr="00C43DB1">
        <w:trPr>
          <w:jc w:val="center"/>
        </w:trPr>
        <w:tc>
          <w:tcPr>
            <w:tcW w:w="0" w:type="auto"/>
          </w:tcPr>
          <w:p w14:paraId="19D868D4" w14:textId="77777777" w:rsidR="00613406" w:rsidRPr="00C43DB1" w:rsidRDefault="00810082">
            <w:pPr>
              <w:pStyle w:val="Compact"/>
              <w:jc w:val="center"/>
              <w:rPr>
                <w:sz w:val="18"/>
                <w:szCs w:val="18"/>
              </w:rPr>
            </w:pPr>
            <w:r w:rsidRPr="00C43DB1">
              <w:rPr>
                <w:sz w:val="18"/>
                <w:szCs w:val="18"/>
              </w:rPr>
              <w:t>q4</w:t>
            </w:r>
          </w:p>
        </w:tc>
        <w:tc>
          <w:tcPr>
            <w:tcW w:w="0" w:type="auto"/>
          </w:tcPr>
          <w:p w14:paraId="1E3A45BD" w14:textId="77777777" w:rsidR="00613406" w:rsidRPr="00C43DB1" w:rsidRDefault="00810082">
            <w:pPr>
              <w:pStyle w:val="Compact"/>
              <w:jc w:val="center"/>
              <w:rPr>
                <w:sz w:val="18"/>
                <w:szCs w:val="18"/>
              </w:rPr>
            </w:pPr>
            <w:r w:rsidRPr="00C43DB1">
              <w:rPr>
                <w:sz w:val="18"/>
                <w:szCs w:val="18"/>
              </w:rPr>
              <w:t>410</w:t>
            </w:r>
          </w:p>
        </w:tc>
        <w:tc>
          <w:tcPr>
            <w:tcW w:w="0" w:type="auto"/>
          </w:tcPr>
          <w:p w14:paraId="3C922A65" w14:textId="77777777" w:rsidR="00613406" w:rsidRPr="00C43DB1" w:rsidRDefault="00810082">
            <w:pPr>
              <w:pStyle w:val="Compact"/>
              <w:jc w:val="center"/>
              <w:rPr>
                <w:sz w:val="18"/>
                <w:szCs w:val="18"/>
              </w:rPr>
            </w:pPr>
            <w:r w:rsidRPr="00C43DB1">
              <w:rPr>
                <w:sz w:val="18"/>
                <w:szCs w:val="18"/>
              </w:rPr>
              <w:t>159 (39.7%)</w:t>
            </w:r>
          </w:p>
        </w:tc>
        <w:tc>
          <w:tcPr>
            <w:tcW w:w="0" w:type="auto"/>
          </w:tcPr>
          <w:p w14:paraId="4E712A26" w14:textId="77777777" w:rsidR="00613406" w:rsidRPr="00C43DB1" w:rsidRDefault="00810082">
            <w:pPr>
              <w:pStyle w:val="Compact"/>
              <w:jc w:val="center"/>
              <w:rPr>
                <w:sz w:val="18"/>
                <w:szCs w:val="18"/>
              </w:rPr>
            </w:pPr>
            <w:r w:rsidRPr="00C43DB1">
              <w:rPr>
                <w:sz w:val="18"/>
                <w:szCs w:val="18"/>
              </w:rPr>
              <w:t>32.1 (13)</w:t>
            </w:r>
          </w:p>
        </w:tc>
        <w:tc>
          <w:tcPr>
            <w:tcW w:w="0" w:type="auto"/>
          </w:tcPr>
          <w:p w14:paraId="666ADC41" w14:textId="77777777" w:rsidR="00613406" w:rsidRPr="00C43DB1" w:rsidRDefault="00810082">
            <w:pPr>
              <w:pStyle w:val="Compact"/>
              <w:jc w:val="center"/>
              <w:rPr>
                <w:sz w:val="18"/>
                <w:szCs w:val="18"/>
              </w:rPr>
            </w:pPr>
            <w:r w:rsidRPr="00C43DB1">
              <w:rPr>
                <w:sz w:val="18"/>
                <w:szCs w:val="18"/>
              </w:rPr>
              <w:t>25 (6.2%)</w:t>
            </w:r>
          </w:p>
        </w:tc>
      </w:tr>
    </w:tbl>
    <w:p w14:paraId="40407D1B" w14:textId="77777777" w:rsidR="00613406" w:rsidRDefault="00810082">
      <w:pPr>
        <w:pStyle w:val="Heading2"/>
      </w:pPr>
      <w:bookmarkStart w:id="202" w:name="illustrative-maps-for-different-quadrant"/>
      <w:bookmarkEnd w:id="202"/>
      <w:r>
        <w:lastRenderedPageBreak/>
        <w:t>illustrative maps for different quadrants and different mechanistic problems</w:t>
      </w:r>
    </w:p>
    <w:p w14:paraId="050C3F5E" w14:textId="77777777" w:rsidR="00613406" w:rsidRDefault="00810082" w:rsidP="00C43DB1">
      <w:pPr>
        <w:jc w:val="center"/>
      </w:pPr>
      <w:r>
        <w:t xml:space="preserve">Oculina varicosa - Ivory tree coral </w:t>
      </w:r>
      <w:r>
        <w:rPr>
          <w:noProof/>
        </w:rPr>
        <w:drawing>
          <wp:inline distT="0" distB="0" distL="0" distR="0" wp14:anchorId="72299773" wp14:editId="40A403E0">
            <wp:extent cx="4114800" cy="320954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pic.jpg"/>
                    <pic:cNvPicPr>
                      <a:picLocks noChangeAspect="1" noChangeArrowheads="1"/>
                    </pic:cNvPicPr>
                  </pic:nvPicPr>
                  <pic:blipFill>
                    <a:blip r:embed="rId23"/>
                    <a:stretch>
                      <a:fillRect/>
                    </a:stretch>
                  </pic:blipFill>
                  <pic:spPr bwMode="auto">
                    <a:xfrm>
                      <a:off x="0" y="0"/>
                      <a:ext cx="4114824" cy="3209563"/>
                    </a:xfrm>
                    <a:prstGeom prst="rect">
                      <a:avLst/>
                    </a:prstGeom>
                    <a:noFill/>
                    <a:ln w="9525">
                      <a:noFill/>
                      <a:headEnd/>
                      <a:tailEnd/>
                    </a:ln>
                  </pic:spPr>
                </pic:pic>
              </a:graphicData>
            </a:graphic>
          </wp:inline>
        </w:drawing>
      </w:r>
    </w:p>
    <w:p w14:paraId="41E7A25C" w14:textId="77777777" w:rsidR="00613406" w:rsidRDefault="00810082">
      <w:pPr>
        <w:pStyle w:val="Compact"/>
        <w:numPr>
          <w:ilvl w:val="0"/>
          <w:numId w:val="20"/>
        </w:numPr>
      </w:pPr>
      <w:r>
        <w:t xml:space="preserve">from IUCN: </w:t>
      </w:r>
      <w:r w:rsidRPr="00C43DB1">
        <w:rPr>
          <w:i/>
        </w:rPr>
        <w:t>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14:paraId="6E4C7983" w14:textId="77777777" w:rsidR="00613406" w:rsidRDefault="00810082">
      <w:r>
        <w:lastRenderedPageBreak/>
        <w:t xml:space="preserve">plotted against a 200 m bathymetry line: </w:t>
      </w:r>
      <w:r>
        <w:rPr>
          <w:noProof/>
        </w:rPr>
        <w:drawing>
          <wp:inline distT="0" distB="0" distL="0" distR="0" wp14:anchorId="6F356DD5" wp14:editId="6FC36CD4">
            <wp:extent cx="4157133" cy="342053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map.png"/>
                    <pic:cNvPicPr>
                      <a:picLocks noChangeAspect="1" noChangeArrowheads="1"/>
                    </pic:cNvPicPr>
                  </pic:nvPicPr>
                  <pic:blipFill rotWithShape="1">
                    <a:blip r:embed="rId24"/>
                    <a:srcRect l="19298" t="8746" r="4279" b="9068"/>
                    <a:stretch/>
                  </pic:blipFill>
                  <pic:spPr bwMode="auto">
                    <a:xfrm>
                      <a:off x="0" y="0"/>
                      <a:ext cx="4157918" cy="3421179"/>
                    </a:xfrm>
                    <a:prstGeom prst="rect">
                      <a:avLst/>
                    </a:prstGeom>
                    <a:noFill/>
                    <a:ln>
                      <a:noFill/>
                    </a:ln>
                    <a:extLst>
                      <a:ext uri="{53640926-AAD7-44d8-BBD7-CCE9431645EC}">
                        <a14:shadowObscured xmlns:a14="http://schemas.microsoft.com/office/drawing/2010/main"/>
                      </a:ext>
                    </a:extLst>
                  </pic:spPr>
                </pic:pic>
              </a:graphicData>
            </a:graphic>
          </wp:inline>
        </w:drawing>
      </w:r>
    </w:p>
    <w:p w14:paraId="06DE8B7B" w14:textId="77777777" w:rsidR="00613406" w:rsidRDefault="00810082">
      <w:pPr>
        <w:pStyle w:val="Heading2"/>
      </w:pPr>
      <w:bookmarkStart w:id="203" w:name="aquamaps-effect-of-changing-presence-thr"/>
      <w:bookmarkEnd w:id="203"/>
      <w:r>
        <w:t>AquaMaps: Effect of changing "presence" threshold on apparent distribution</w:t>
      </w:r>
    </w:p>
    <w:p w14:paraId="2299AEF3" w14:textId="77777777" w:rsidR="00613406" w:rsidRDefault="00810082">
      <w:pPr>
        <w:pStyle w:val="Heading3"/>
      </w:pPr>
      <w:bookmarkStart w:id="204" w:name="aquamaps-presence-threshold-analysis---m"/>
      <w:bookmarkEnd w:id="204"/>
      <w:r>
        <w:t>AquaMaps presence threshold analysis - move to SOM</w:t>
      </w:r>
    </w:p>
    <w:p w14:paraId="7CD95BC4" w14:textId="77777777" w:rsidR="00613406" w:rsidRDefault="00810082">
      <w:r>
        <w:t>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14:paraId="39A276F3" w14:textId="77777777" w:rsidR="00613406" w:rsidRDefault="00810082">
      <w:pPr>
        <w:pStyle w:val="Heading3"/>
      </w:pPr>
      <w:bookmarkStart w:id="205" w:name="figure-5-a-b"/>
      <w:bookmarkEnd w:id="205"/>
      <w:r>
        <w:lastRenderedPageBreak/>
        <w:t>Figure 5 (a, b):</w:t>
      </w:r>
    </w:p>
    <w:p w14:paraId="28BA0EC9" w14:textId="77777777" w:rsidR="00613406" w:rsidRDefault="00810082">
      <w:r>
        <w:rPr>
          <w:noProof/>
        </w:rPr>
        <w:drawing>
          <wp:inline distT="0" distB="0" distL="0" distR="0" wp14:anchorId="3732E2F3" wp14:editId="36394757">
            <wp:extent cx="5440680" cy="274184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25"/>
                    <a:stretch>
                      <a:fillRect/>
                    </a:stretch>
                  </pic:blipFill>
                  <pic:spPr bwMode="auto">
                    <a:xfrm>
                      <a:off x="0" y="0"/>
                      <a:ext cx="5440680" cy="2741845"/>
                    </a:xfrm>
                    <a:prstGeom prst="rect">
                      <a:avLst/>
                    </a:prstGeom>
                    <a:noFill/>
                    <a:ln w="9525">
                      <a:noFill/>
                      <a:headEnd/>
                      <a:tailEnd/>
                    </a:ln>
                  </pic:spPr>
                </pic:pic>
              </a:graphicData>
            </a:graphic>
          </wp:inline>
        </w:drawing>
      </w:r>
    </w:p>
    <w:p w14:paraId="04D60BF1" w14:textId="77777777" w:rsidR="00613406" w:rsidRDefault="00810082">
      <w:r>
        <w:rPr>
          <w:noProof/>
        </w:rPr>
        <w:drawing>
          <wp:inline distT="0" distB="0" distL="0" distR="0" wp14:anchorId="4E729DE3" wp14:editId="1E1FD9AB">
            <wp:extent cx="5440680" cy="182789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ribbon_AMThreshold.png"/>
                    <pic:cNvPicPr>
                      <a:picLocks noChangeAspect="1" noChangeArrowheads="1"/>
                    </pic:cNvPicPr>
                  </pic:nvPicPr>
                  <pic:blipFill>
                    <a:blip r:embed="rId26"/>
                    <a:stretch>
                      <a:fillRect/>
                    </a:stretch>
                  </pic:blipFill>
                  <pic:spPr bwMode="auto">
                    <a:xfrm>
                      <a:off x="0" y="0"/>
                      <a:ext cx="5440680" cy="1827896"/>
                    </a:xfrm>
                    <a:prstGeom prst="rect">
                      <a:avLst/>
                    </a:prstGeom>
                    <a:noFill/>
                    <a:ln w="9525">
                      <a:noFill/>
                      <a:headEnd/>
                      <a:tailEnd/>
                    </a:ln>
                  </pic:spPr>
                </pic:pic>
              </a:graphicData>
            </a:graphic>
          </wp:inline>
        </w:drawing>
      </w:r>
    </w:p>
    <w:p w14:paraId="2294C4A4" w14:textId="77777777" w:rsidR="00613406" w:rsidRDefault="00810082">
      <w:pPr>
        <w:pStyle w:val="BlockQuote"/>
      </w:pPr>
      <w:r>
        <w:t>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14:paraId="404881DF" w14:textId="77777777" w:rsidR="00613406" w:rsidRDefault="00810082">
      <w:r>
        <w:t>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14:paraId="38AB2DFD" w14:textId="77777777" w:rsidR="00613406" w:rsidRDefault="00810082">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w:t>
      </w:r>
      <w:r>
        <w:lastRenderedPageBreak/>
        <w:t>tradeoffs that could suggest an "optimal" threshold. This pattern may not hold true for all subsets of AquaMaps species, however, whether subsetting by taxa or by georegion.</w:t>
      </w:r>
    </w:p>
    <w:sectPr w:rsidR="00613406">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en Halpern" w:date="2016-01-28T20:40:00Z" w:initials="BH">
    <w:p w14:paraId="34447346" w14:textId="4E7640F4" w:rsidR="00005884" w:rsidRDefault="00005884">
      <w:pPr>
        <w:pStyle w:val="CommentText"/>
      </w:pPr>
      <w:r>
        <w:rPr>
          <w:rStyle w:val="CommentReference"/>
        </w:rPr>
        <w:annotationRef/>
      </w:r>
      <w:r>
        <w:t>Use whatever.  This doesn’t matter.</w:t>
      </w:r>
    </w:p>
  </w:comment>
  <w:comment w:id="21" w:author="Casey" w:date="2016-01-28T20:53:00Z" w:initials="C">
    <w:p w14:paraId="46EE448C" w14:textId="0802F0B8" w:rsidR="00005884" w:rsidRDefault="00005884">
      <w:pPr>
        <w:pStyle w:val="CommentText"/>
      </w:pPr>
      <w:r>
        <w:rPr>
          <w:rStyle w:val="CommentReference"/>
        </w:rPr>
        <w:annotationRef/>
      </w:r>
      <w:r>
        <w:t xml:space="preserve">This is me trying to avoid the traditional first sentence as an all-encompassing statement of the obvious, and trying to give some visuals to remind the reader that these are real species and ecosystems we’re trying to figure out.  Ideally I’d reference it again, at least at the very end.  I know it will probably end up getting cut but figured it was worth a shot </w:t>
      </w:r>
      <w:r>
        <w:sym w:font="Wingdings" w:char="F04A"/>
      </w:r>
    </w:p>
    <w:p w14:paraId="40A67BF6" w14:textId="77777777" w:rsidR="00005884" w:rsidRDefault="00005884">
      <w:pPr>
        <w:pStyle w:val="CommentText"/>
      </w:pPr>
    </w:p>
    <w:p w14:paraId="4DEE75B7" w14:textId="6043386C" w:rsidR="00005884" w:rsidRDefault="00005884">
      <w:pPr>
        <w:pStyle w:val="CommentText"/>
      </w:pPr>
      <w:r>
        <w:t>BSH: Yeah, sorry, it’s gotta go . . .</w:t>
      </w:r>
    </w:p>
  </w:comment>
  <w:comment w:id="30" w:author="Ben Halpern" w:date="2016-01-28T20:55:00Z" w:initials="BH">
    <w:p w14:paraId="7FC774CB" w14:textId="20E4E84D" w:rsidR="00005884" w:rsidRDefault="00005884">
      <w:pPr>
        <w:pStyle w:val="CommentText"/>
      </w:pPr>
      <w:r>
        <w:rPr>
          <w:rStyle w:val="CommentReference"/>
        </w:rPr>
        <w:annotationRef/>
      </w:r>
      <w:r>
        <w:t>Any of these use IUCN?  Would be good to make sure at least 2-3 examples were based on IUCN.</w:t>
      </w:r>
    </w:p>
  </w:comment>
  <w:comment w:id="31" w:author="Ben Halpern" w:date="2016-01-28T20:57:00Z" w:initials="BH">
    <w:p w14:paraId="57086444" w14:textId="051881A0" w:rsidR="00005884" w:rsidRDefault="00005884">
      <w:pPr>
        <w:pStyle w:val="CommentText"/>
      </w:pPr>
      <w:r>
        <w:rPr>
          <w:rStyle w:val="CommentReference"/>
        </w:rPr>
        <w:annotationRef/>
      </w:r>
      <w:r>
        <w:t>I think Jamie makes this comment below, but we may need to be able to substantiate this somehow.  Is there a way to quickly figure out how many studies have used AM vs. IUCN?</w:t>
      </w:r>
    </w:p>
  </w:comment>
  <w:comment w:id="32" w:author="Casey" w:date="2016-01-24T20:13:00Z" w:initials="C">
    <w:p w14:paraId="3DC87704" w14:textId="77777777" w:rsidR="00005884" w:rsidRDefault="00005884">
      <w:pPr>
        <w:pStyle w:val="CommentText"/>
      </w:pPr>
      <w:r>
        <w:rPr>
          <w:rStyle w:val="CommentReference"/>
        </w:rPr>
        <w:annotationRef/>
      </w:r>
      <w:r>
        <w:t>You’d mentioned a different number here… I need to check the data sets – probably an issue of subpops, aliases, or species with no polygons…</w:t>
      </w:r>
    </w:p>
    <w:p w14:paraId="4E8AAB38" w14:textId="7253C200" w:rsidR="00005884" w:rsidRDefault="00005884">
      <w:pPr>
        <w:pStyle w:val="CommentText"/>
      </w:pPr>
      <w:r>
        <w:t>24520 total - 22889 AM + 2166 overlap = 3797.  Not sure which number is incorrect though!</w:t>
      </w:r>
    </w:p>
  </w:comment>
  <w:comment w:id="33" w:author="Ben Halpern" w:date="2016-01-28T20:59:00Z" w:initials="BH">
    <w:p w14:paraId="642CAC4C" w14:textId="5F5F0F1D" w:rsidR="00005884" w:rsidRDefault="00005884">
      <w:pPr>
        <w:pStyle w:val="CommentText"/>
      </w:pPr>
      <w:r>
        <w:rPr>
          <w:rStyle w:val="CommentReference"/>
        </w:rPr>
        <w:annotationRef/>
      </w:r>
      <w:r>
        <w:t>‘examined’ ‘determined’ and ‘outline’ need to be the same tense. Not sure the best one to use.</w:t>
      </w:r>
    </w:p>
  </w:comment>
  <w:comment w:id="36" w:author="Casey" w:date="2016-01-24T19:34:00Z" w:initials="C">
    <w:p w14:paraId="38D76A39" w14:textId="77777777" w:rsidR="00005884" w:rsidRDefault="00005884">
      <w:pPr>
        <w:pStyle w:val="CommentText"/>
      </w:pPr>
      <w:r>
        <w:rPr>
          <w:rStyle w:val="CommentReference"/>
        </w:rPr>
        <w:annotationRef/>
      </w:r>
      <w:r>
        <w:t>Need to discuss options for MPA gap analysis re-do, and then write this to match (see methods, I outlined a number of analyses we could do on this)</w:t>
      </w:r>
    </w:p>
  </w:comment>
  <w:comment w:id="41" w:author="Ben Halpern" w:date="2016-01-29T15:23:00Z" w:initials="BH">
    <w:p w14:paraId="59E15CE5" w14:textId="16389400" w:rsidR="00005884" w:rsidRDefault="00005884">
      <w:pPr>
        <w:pStyle w:val="CommentText"/>
      </w:pPr>
      <w:r>
        <w:rPr>
          <w:rStyle w:val="CommentReference"/>
        </w:rPr>
        <w:annotationRef/>
      </w:r>
      <w:r>
        <w:t>This is unnecessary detail for the main paper.  Maybe put in the methods or suppl. Methods, if that.</w:t>
      </w:r>
    </w:p>
  </w:comment>
  <w:comment w:id="42" w:author="Ben Halpern" w:date="2016-01-29T15:24:00Z" w:initials="BH">
    <w:p w14:paraId="6B81BD9B" w14:textId="09A868A8" w:rsidR="00005884" w:rsidRDefault="00005884">
      <w:pPr>
        <w:pStyle w:val="CommentText"/>
      </w:pPr>
      <w:r>
        <w:rPr>
          <w:rStyle w:val="CommentReference"/>
        </w:rPr>
        <w:annotationRef/>
      </w:r>
      <w:r>
        <w:t>Again, unnecessary detail</w:t>
      </w:r>
    </w:p>
  </w:comment>
  <w:comment w:id="49" w:author="Casey" w:date="2016-01-29T20:30:00Z" w:initials="C">
    <w:p w14:paraId="3B12CF3E" w14:textId="77777777" w:rsidR="00005884" w:rsidRDefault="00005884">
      <w:pPr>
        <w:pStyle w:val="CommentText"/>
      </w:pPr>
      <w:r>
        <w:rPr>
          <w:rStyle w:val="CommentReference"/>
        </w:rPr>
        <w:annotationRef/>
      </w:r>
      <w:r>
        <w:t xml:space="preserve">This study basically predicted some of the problems we’re seeing here and predicts implications; I’d like to meaningfully acknowledge it, but not sure how deeply to get into it.  Later comments ask about whether to include the omission/commission terminology. </w:t>
      </w:r>
    </w:p>
    <w:p w14:paraId="341CF122" w14:textId="77777777" w:rsidR="00005884" w:rsidRDefault="00005884">
      <w:pPr>
        <w:pStyle w:val="CommentText"/>
      </w:pPr>
    </w:p>
    <w:p w14:paraId="555B76F3" w14:textId="47756DE2" w:rsidR="00005884" w:rsidRDefault="00005884">
      <w:pPr>
        <w:pStyle w:val="CommentText"/>
      </w:pPr>
      <w:r>
        <w:t>BSH: I haven’t read the paper, but it sounds like we need to acknowledge what was already discussed/done there.  This may actually simplify things, such that we condense the first three paragraphs of this section into a single paragraph that restates what that paper found (and cite it) and add anything else we want to point out.  But we will definitely need a succinct statement about how our paper moves well beyond what that paper did. Not sure best approach without reading the paper.</w:t>
      </w:r>
    </w:p>
  </w:comment>
  <w:comment w:id="54" w:author="Ben Halpern" w:date="2016-01-29T16:08:00Z" w:initials="BH">
    <w:p w14:paraId="3BB6AE8A" w14:textId="5E6561A9" w:rsidR="00005884" w:rsidRDefault="00005884">
      <w:pPr>
        <w:pStyle w:val="CommentText"/>
      </w:pPr>
      <w:r>
        <w:rPr>
          <w:rStyle w:val="CommentReference"/>
        </w:rPr>
        <w:annotationRef/>
      </w:r>
      <w:r>
        <w:t>What’s this line for?</w:t>
      </w:r>
    </w:p>
  </w:comment>
  <w:comment w:id="57" w:author="Ben Halpern" w:date="2016-01-29T21:08:00Z" w:initials="BH">
    <w:p w14:paraId="6CC2ACB0" w14:textId="409DD4BB" w:rsidR="00005884" w:rsidRDefault="00005884">
      <w:pPr>
        <w:pStyle w:val="CommentText"/>
      </w:pPr>
      <w:r>
        <w:rPr>
          <w:rStyle w:val="CommentReference"/>
        </w:rPr>
        <w:annotationRef/>
      </w:r>
      <w:r>
        <w:t>I think it’s stronger to start with the negative relationship overall, then talk about the 4 quadrants.  So I rearranged, in turn requiring a bit of editing.</w:t>
      </w:r>
    </w:p>
  </w:comment>
  <w:comment w:id="62" w:author="Ben Halpern" w:date="2016-01-29T21:10:00Z" w:initials="BH">
    <w:p w14:paraId="07766D22" w14:textId="37E220F2" w:rsidR="00005884" w:rsidRDefault="00005884">
      <w:pPr>
        <w:pStyle w:val="CommentText"/>
      </w:pPr>
      <w:r>
        <w:rPr>
          <w:rStyle w:val="CommentReference"/>
        </w:rPr>
        <w:annotationRef/>
      </w:r>
      <w:r>
        <w:t>Any stats for this? If so, insert just after this phrase. Otherwise maybe phrase it as ‘The general pattern that emerges of a negative linear relationship, where increasing similarity . . .’</w:t>
      </w:r>
    </w:p>
  </w:comment>
  <w:comment w:id="68" w:author="Ben Halpern" w:date="2016-01-29T21:12:00Z" w:initials="BH">
    <w:p w14:paraId="578070D2" w14:textId="07C4FA46" w:rsidR="00005884" w:rsidRDefault="00005884">
      <w:pPr>
        <w:pStyle w:val="CommentText"/>
      </w:pPr>
      <w:r>
        <w:rPr>
          <w:rStyle w:val="CommentReference"/>
        </w:rPr>
        <w:annotationRef/>
      </w:r>
      <w:r>
        <w:t>Could also be said as increasing similarity in alignment leads to decreasing similarity in extent.  The phrasing implies causality, even though you are careful to use ‘correlates’</w:t>
      </w:r>
    </w:p>
  </w:comment>
  <w:comment w:id="97" w:author="Ben Halpern" w:date="2016-01-29T20:33:00Z" w:initials="BH">
    <w:p w14:paraId="2B2800F3" w14:textId="069815D5" w:rsidR="00005884" w:rsidRDefault="00005884">
      <w:pPr>
        <w:pStyle w:val="CommentText"/>
      </w:pPr>
      <w:r>
        <w:rPr>
          <w:rStyle w:val="CommentReference"/>
        </w:rPr>
        <w:annotationRef/>
      </w:r>
      <w:r>
        <w:t>In really short-format scientific writing (like for PNAS), these kinds of statements can/should be cut as they don’t really contain any information, even though they help make the paper more readable (potentially).</w:t>
      </w:r>
    </w:p>
  </w:comment>
  <w:comment w:id="114" w:author="Ben Halpern" w:date="2016-01-29T20:39:00Z" w:initials="BH">
    <w:p w14:paraId="4E82CDA4" w14:textId="1CE671EC" w:rsidR="00005884" w:rsidRDefault="00005884">
      <w:pPr>
        <w:pStyle w:val="CommentText"/>
      </w:pPr>
      <w:ins w:id="115" w:author="Ben Halpern" w:date="2016-01-29T20:38:00Z">
        <w:r>
          <w:rPr>
            <w:rStyle w:val="CommentReference"/>
          </w:rPr>
          <w:annotationRef/>
        </w:r>
      </w:ins>
      <w:r>
        <w:t>Worth a few spot checks to confirm this is more or less true. And then maybe include 2-3 examples as figures in the SOM and refer to them here.</w:t>
      </w:r>
    </w:p>
  </w:comment>
  <w:comment w:id="122" w:author="Ben Halpern" w:date="2016-01-29T20:45:00Z" w:initials="BH">
    <w:p w14:paraId="15FEF2C1" w14:textId="0D57E691" w:rsidR="00005884" w:rsidRDefault="00005884">
      <w:pPr>
        <w:pStyle w:val="CommentText"/>
      </w:pPr>
      <w:ins w:id="124" w:author="Ben Halpern" w:date="2016-01-29T20:44:00Z">
        <w:r>
          <w:rPr>
            <w:rStyle w:val="CommentReference"/>
          </w:rPr>
          <w:annotationRef/>
        </w:r>
      </w:ins>
      <w:r>
        <w:t>This is kinda redundant, just emphasizing a solution to the problem.  Not sure it's needed, or perhaps could be woven in to previous sentence.</w:t>
      </w:r>
    </w:p>
  </w:comment>
  <w:comment w:id="130" w:author="Casey" w:date="2016-01-29T20:42:00Z" w:initials="C">
    <w:p w14:paraId="5BA562C0" w14:textId="003EFBFE" w:rsidR="00005884" w:rsidRDefault="00005884">
      <w:pPr>
        <w:pStyle w:val="CommentText"/>
      </w:pPr>
      <w:r>
        <w:rPr>
          <w:rStyle w:val="CommentReference"/>
        </w:rPr>
        <w:annotationRef/>
      </w:r>
      <w:r>
        <w:t>Having mentioned “commission” and “omission” errors when describing datasets; I can invoke that terminology here (or paragraph before, or last paragraph before “implications”) to tie these problems to other studies; not sure how deep to get into that though.</w:t>
      </w:r>
    </w:p>
    <w:p w14:paraId="556F50E0" w14:textId="1FC62637" w:rsidR="00005884" w:rsidRDefault="00005884">
      <w:pPr>
        <w:pStyle w:val="CommentText"/>
      </w:pPr>
      <w:r>
        <w:t>BSH: I think the terms are useful, so feeel free to weave them in where appropriate.</w:t>
      </w:r>
    </w:p>
  </w:comment>
  <w:comment w:id="149" w:author="Ben Halpern" w:date="2016-01-29T20:54:00Z" w:initials="BH">
    <w:p w14:paraId="2FECD77C" w14:textId="3C3654B6" w:rsidR="00005884" w:rsidRDefault="00005884">
      <w:pPr>
        <w:pStyle w:val="CommentText"/>
      </w:pPr>
      <w:r>
        <w:rPr>
          <w:rStyle w:val="CommentReference"/>
        </w:rPr>
        <w:annotationRef/>
      </w:r>
      <w:r>
        <w:t>Cut this word if it’s not needed.</w:t>
      </w:r>
    </w:p>
  </w:comment>
  <w:comment w:id="150" w:author="Ben Halpern" w:date="2016-01-29T20:56:00Z" w:initials="BH">
    <w:p w14:paraId="7EDDDF51" w14:textId="19ABFACA" w:rsidR="00005884" w:rsidRDefault="00005884">
      <w:pPr>
        <w:pStyle w:val="CommentText"/>
      </w:pPr>
      <w:r>
        <w:rPr>
          <w:rStyle w:val="CommentReference"/>
        </w:rPr>
        <w:annotationRef/>
      </w:r>
      <w:r>
        <w:t>Change this to be just for the species in the other 3 quadrants – a better comparison, and will make this number even lower</w:t>
      </w:r>
    </w:p>
  </w:comment>
  <w:comment w:id="155" w:author="Ben Halpern" w:date="2016-01-29T20:56:00Z" w:initials="BH">
    <w:p w14:paraId="535F7270" w14:textId="31EF2C4A" w:rsidR="00005884" w:rsidRDefault="00005884">
      <w:pPr>
        <w:pStyle w:val="CommentText"/>
      </w:pPr>
      <w:r>
        <w:rPr>
          <w:rStyle w:val="CommentReference"/>
        </w:rPr>
        <w:annotationRef/>
      </w:r>
      <w:r>
        <w:t>Not clear why  the extra focus on this quadrant (instead of the upper right quadrant, for eample).  I would probably just cut the phrase.</w:t>
      </w:r>
    </w:p>
  </w:comment>
  <w:comment w:id="143" w:author="Ben Halpern" w:date="2016-01-29T20:51:00Z" w:initials="BH">
    <w:p w14:paraId="38EBAAD9" w14:textId="34979777" w:rsidR="00005884" w:rsidRDefault="00005884">
      <w:pPr>
        <w:pStyle w:val="CommentText"/>
      </w:pPr>
      <w:r>
        <w:rPr>
          <w:rStyle w:val="CommentReference"/>
        </w:rPr>
        <w:annotationRef/>
      </w:r>
      <w:r>
        <w:t>This implies the problem is solely with AM.  Are there no issues with IUCN maps that cause problems in this quadrant?</w:t>
      </w:r>
    </w:p>
  </w:comment>
  <w:comment w:id="164" w:author="Casey" w:date="2016-01-29T21:16:00Z" w:initials="C">
    <w:p w14:paraId="72CA48CC" w14:textId="77777777" w:rsidR="00005884" w:rsidRDefault="00005884" w:rsidP="009D4E11">
      <w:r>
        <w:rPr>
          <w:rStyle w:val="CommentReference"/>
        </w:rPr>
        <w:annotationRef/>
      </w:r>
      <w:r>
        <w:t xml:space="preserve">Needs an intro to this </w:t>
      </w:r>
      <w:r w:rsidRPr="009D4E11">
        <w:t>section - where/how long have IUCN/AquaMaps been used for various purposes; then introduce two case studies</w:t>
      </w:r>
    </w:p>
    <w:p w14:paraId="5557AD46" w14:textId="77777777" w:rsidR="00005884" w:rsidRDefault="00005884" w:rsidP="009D4E11">
      <w:pPr>
        <w:pStyle w:val="Compact"/>
        <w:numPr>
          <w:ilvl w:val="0"/>
          <w:numId w:val="4"/>
        </w:numPr>
      </w:pPr>
      <w:r>
        <w:rPr>
          <w:b/>
          <w:i/>
        </w:rPr>
        <w:t>From JSL:</w:t>
      </w:r>
      <w:r>
        <w:t xml:space="preserve"> </w:t>
      </w:r>
      <w:r>
        <w:rPr>
          <w:i/>
        </w:rPr>
        <w:t>I think you need a broader discussion of implications. How many times has IUCN/Aquamaps been cited? How long have they been around? What scales are the studies? Then you can muse about how results/interpretations would be different depending on which dataset they used, and reference Fig 3’s.</w:t>
      </w:r>
    </w:p>
    <w:p w14:paraId="1F9F3750" w14:textId="77777777" w:rsidR="00005884" w:rsidRDefault="00005884" w:rsidP="009D4E11">
      <w:pPr>
        <w:pStyle w:val="Compact"/>
        <w:numPr>
          <w:ilvl w:val="0"/>
          <w:numId w:val="4"/>
        </w:numPr>
      </w:pPr>
      <w:r>
        <w:rPr>
          <w:i/>
        </w:rPr>
        <w:t>Then, say for example, the OHI uses these datasets together (don’t need to get too much into OHI background I think, maybe they don’t even need to know about the biodiversity goal?), but say that to try to combine them they use a threshold at 40% since others use this threshold (but check out the SOM for analyses about thresholds)</w:t>
      </w:r>
    </w:p>
    <w:p w14:paraId="3A19CC95" w14:textId="77777777" w:rsidR="00005884" w:rsidRDefault="00005884">
      <w:pPr>
        <w:pStyle w:val="CommentText"/>
      </w:pPr>
      <w:r>
        <w:t>BSH: I think the first bullet point can/should go in the Intro (very briefly!) - I've noted where in my comments to that section. I do agree there needs to be a tiny bit of explanation of how OHI uses the two datasets.</w:t>
      </w:r>
    </w:p>
  </w:comment>
  <w:comment w:id="165" w:author="Ben Halpern" w:date="2016-01-29T21:11:00Z" w:initials="BH">
    <w:p w14:paraId="4244E67F" w14:textId="7408B6FE" w:rsidR="00005884" w:rsidRDefault="00005884">
      <w:pPr>
        <w:pStyle w:val="CommentText"/>
      </w:pPr>
      <w:r>
        <w:rPr>
          <w:rStyle w:val="CommentReference"/>
        </w:rPr>
        <w:annotationRef/>
      </w:r>
      <w:r>
        <w:t>I stopped editing and worksmithing here and just focused on addressing your comments/questions from here on</w:t>
      </w:r>
    </w:p>
  </w:comment>
  <w:comment w:id="166" w:author="Casey" w:date="2016-01-29T21:17:00Z" w:initials="C">
    <w:p w14:paraId="0ACA45C7" w14:textId="0A8C799A" w:rsidR="00005884" w:rsidRDefault="00005884">
      <w:pPr>
        <w:pStyle w:val="CommentText"/>
      </w:pPr>
      <w:r>
        <w:rPr>
          <w:rStyle w:val="CommentReference"/>
        </w:rPr>
        <w:annotationRef/>
      </w:r>
      <w:r>
        <w:t>This seems overly specific and I think could probably be cut, but the score changes weren’t earth-shattering – and that’s because we are buffering it by using both datasets</w:t>
      </w:r>
    </w:p>
    <w:p w14:paraId="5B23A835" w14:textId="61D620F3" w:rsidR="00005884" w:rsidRDefault="00005884">
      <w:pPr>
        <w:pStyle w:val="CommentText"/>
      </w:pPr>
      <w:r>
        <w:t>BSH: I would maybe reframe this as 'given that only 2166 species overlap, score changes are not likely to be large for OHI and yet we still see important differences . . . " (remember that at the global scale, 2-3 points is a big deal)</w:t>
      </w:r>
    </w:p>
  </w:comment>
  <w:comment w:id="168" w:author="Casey" w:date="2016-01-24T20:08:00Z" w:initials="C">
    <w:p w14:paraId="0CE38803" w14:textId="3BCF5649" w:rsidR="00005884" w:rsidRDefault="00005884">
      <w:pPr>
        <w:pStyle w:val="CommentText"/>
      </w:pPr>
      <w:r>
        <w:rPr>
          <w:rStyle w:val="CommentReference"/>
        </w:rPr>
        <w:annotationRef/>
      </w:r>
      <w:r>
        <w:t>Still need to bring the end of this conclusion back up to the “big picture” set up in the introduction…</w:t>
      </w:r>
    </w:p>
  </w:comment>
  <w:comment w:id="170" w:author="Casey" w:date="2016-01-24T19:44:00Z" w:initials="C">
    <w:p w14:paraId="0FE58EB8" w14:textId="77777777" w:rsidR="00005884" w:rsidRDefault="00005884">
      <w:pPr>
        <w:pStyle w:val="CommentText"/>
      </w:pPr>
      <w:r>
        <w:rPr>
          <w:rStyle w:val="CommentReference"/>
        </w:rPr>
        <w:annotationRef/>
      </w:r>
      <w:r>
        <w:t>Obviously this all depends on how we actually run this analysis, but here’s my best guess so far</w:t>
      </w:r>
    </w:p>
  </w:comment>
  <w:comment w:id="171" w:author="Casey" w:date="2016-01-29T21:21:00Z" w:initials="C">
    <w:p w14:paraId="74A0E216" w14:textId="77777777" w:rsidR="00005884" w:rsidRDefault="00005884">
      <w:pPr>
        <w:pStyle w:val="CommentText"/>
      </w:pPr>
      <w:r>
        <w:rPr>
          <w:rStyle w:val="CommentReference"/>
        </w:rPr>
        <w:annotationRef/>
      </w:r>
      <w:r>
        <w:t>Once I figure out the right way to do the infrastructure for the analysis, I don’t think it will be terribly difficult to try a number of variations on these datasets, though we’d only have limited room here.  Thoughts on priorities?</w:t>
      </w:r>
    </w:p>
    <w:p w14:paraId="0FCD57D2" w14:textId="77777777" w:rsidR="00005884" w:rsidRDefault="00005884">
      <w:pPr>
        <w:pStyle w:val="CommentText"/>
      </w:pPr>
    </w:p>
    <w:p w14:paraId="53AEBFF2" w14:textId="024DCC13" w:rsidR="00005884" w:rsidRDefault="00005884">
      <w:pPr>
        <w:pStyle w:val="CommentText"/>
      </w:pPr>
      <w:r>
        <w:t>BSH: priorities are 1 (AM only), 3 (IUCN only) and 4 (AM + IUCN).</w:t>
      </w:r>
    </w:p>
  </w:comment>
  <w:comment w:id="172" w:author="Ben Halpern" w:date="2016-01-29T21:22:00Z" w:initials="BH">
    <w:p w14:paraId="115FD6AD" w14:textId="44478089" w:rsidR="00005884" w:rsidRDefault="00005884">
      <w:pPr>
        <w:pStyle w:val="CommentText"/>
      </w:pPr>
      <w:r>
        <w:rPr>
          <w:rStyle w:val="CommentReference"/>
        </w:rPr>
        <w:annotationRef/>
      </w:r>
      <w:r>
        <w:t>Don’t do this. Too much already.</w:t>
      </w:r>
    </w:p>
  </w:comment>
  <w:comment w:id="173" w:author="Casey" w:date="2016-01-29T21:22:00Z" w:initials="C">
    <w:p w14:paraId="5B0E5D80" w14:textId="77777777" w:rsidR="00005884" w:rsidRDefault="00005884">
      <w:pPr>
        <w:pStyle w:val="CommentText"/>
      </w:pPr>
      <w:r>
        <w:rPr>
          <w:rStyle w:val="CommentReference"/>
        </w:rPr>
        <w:annotationRef/>
      </w:r>
      <w:r>
        <w:t xml:space="preserve">This was my original thought of what we’d do; this would have a profound impact on the outcomes, since many taxa would disappear outright (potentially concealing them as gap species), and the species maps that would be represented often seem to overrepresent range. </w:t>
      </w:r>
    </w:p>
    <w:p w14:paraId="6916D673" w14:textId="77777777" w:rsidR="00005884" w:rsidRDefault="00005884">
      <w:pPr>
        <w:pStyle w:val="CommentText"/>
      </w:pPr>
    </w:p>
    <w:p w14:paraId="7A4906F9" w14:textId="26E77296" w:rsidR="00005884" w:rsidRDefault="00005884">
      <w:pPr>
        <w:pStyle w:val="CommentText"/>
      </w:pPr>
      <w:r>
        <w:t>BSH: this seems a bit silly, since AM has so many more species, but worth doing to make the point, I think.</w:t>
      </w:r>
    </w:p>
  </w:comment>
  <w:comment w:id="174" w:author="Casey" w:date="2016-01-29T21:21:00Z" w:initials="C">
    <w:p w14:paraId="5125ECE9" w14:textId="77777777" w:rsidR="00005884" w:rsidRDefault="00005884">
      <w:pPr>
        <w:pStyle w:val="CommentText"/>
      </w:pPr>
      <w:r>
        <w:rPr>
          <w:rStyle w:val="CommentReference"/>
        </w:rPr>
        <w:annotationRef/>
      </w:r>
      <w:r>
        <w:t>Based on your comments, sounds like you’d like to see this; in which case I’d suggest a 0% threshold to match my recommendations in the body (about better matching intents of IUCN); I’d say AquaMaps as the priority dataset but could probably run it both ways?</w:t>
      </w:r>
    </w:p>
    <w:p w14:paraId="03B572E1" w14:textId="77777777" w:rsidR="00005884" w:rsidRDefault="00005884">
      <w:pPr>
        <w:pStyle w:val="CommentText"/>
      </w:pPr>
    </w:p>
    <w:p w14:paraId="562A9112" w14:textId="05FAC8F0" w:rsidR="00005884" w:rsidRDefault="00005884">
      <w:pPr>
        <w:pStyle w:val="CommentText"/>
      </w:pPr>
      <w:r>
        <w:t>BSH: I think this would be good to do, with AM as priority.  We can then compare to AM only, as you note above.  This tells us exactly what is gained by including the additional 1500 species (or whatever) that are only in IUCN.</w:t>
      </w:r>
    </w:p>
  </w:comment>
  <w:comment w:id="175" w:author="Ben Halpern" w:date="2016-01-29T21:19:00Z" w:initials="BH">
    <w:p w14:paraId="172F3223" w14:textId="4B4FF34A" w:rsidR="00005884" w:rsidRDefault="00005884">
      <w:pPr>
        <w:pStyle w:val="CommentText"/>
      </w:pPr>
      <w:r>
        <w:rPr>
          <w:rStyle w:val="CommentReference"/>
        </w:rPr>
        <w:annotationRef/>
      </w:r>
      <w:r>
        <w:t>No. too much work already.</w:t>
      </w:r>
    </w:p>
  </w:comment>
  <w:comment w:id="176" w:author="Ben Halpern" w:date="2016-01-29T21:24:00Z" w:initials="BH">
    <w:p w14:paraId="55538B98" w14:textId="6CBEFBD2" w:rsidR="00005884" w:rsidRDefault="00005884">
      <w:pPr>
        <w:pStyle w:val="CommentText"/>
      </w:pPr>
      <w:r>
        <w:rPr>
          <w:rStyle w:val="CommentReference"/>
        </w:rPr>
        <w:annotationRef/>
      </w:r>
      <w:r>
        <w:t>I’m guessing it will be hard to see differences in the maps (except for the IUCN only example), so probably best to focus on figure 1 presentation of results.</w:t>
      </w:r>
    </w:p>
  </w:comment>
  <w:comment w:id="178" w:author="Casey" w:date="2016-01-24T19:56:00Z" w:initials="C">
    <w:p w14:paraId="36FE98B0" w14:textId="77777777" w:rsidR="00005884" w:rsidRPr="00C43DB1" w:rsidRDefault="00005884" w:rsidP="00C43DB1">
      <w:r>
        <w:rPr>
          <w:rStyle w:val="CommentReference"/>
        </w:rPr>
        <w:annotationRef/>
      </w:r>
      <w:r w:rsidRPr="00C43DB1">
        <w:rPr>
          <w:i/>
        </w:rPr>
        <w:t>still need work on captions; then separate captions from images</w:t>
      </w:r>
      <w:r>
        <w:rPr>
          <w:i/>
        </w:rPr>
        <w:t xml:space="preserve"> – also need to eventually fine tune the images for size, colors, font size, etc.</w:t>
      </w:r>
    </w:p>
    <w:p w14:paraId="60345CF2" w14:textId="77777777" w:rsidR="00005884" w:rsidRDefault="00005884">
      <w:pPr>
        <w:pStyle w:val="CommentText"/>
      </w:pPr>
    </w:p>
  </w:comment>
  <w:comment w:id="180" w:author="Ben Halpern" w:date="2016-01-29T21:25:00Z" w:initials="BH">
    <w:p w14:paraId="52181D8E" w14:textId="7F73BBC9" w:rsidR="00005884" w:rsidRDefault="00005884">
      <w:pPr>
        <w:pStyle w:val="CommentText"/>
      </w:pPr>
      <w:r>
        <w:rPr>
          <w:rStyle w:val="CommentReference"/>
        </w:rPr>
        <w:annotationRef/>
      </w:r>
      <w:r>
        <w:t>can you put N = XXX above each bar? Would make it a little easier to read compared to within the bar.</w:t>
      </w:r>
    </w:p>
  </w:comment>
  <w:comment w:id="182" w:author="Ben Halpern" w:date="2016-01-29T21:25:00Z" w:initials="BH">
    <w:p w14:paraId="33DFDC19" w14:textId="643E15D0" w:rsidR="00005884" w:rsidRDefault="00005884">
      <w:pPr>
        <w:pStyle w:val="CommentText"/>
      </w:pPr>
      <w:r>
        <w:rPr>
          <w:rStyle w:val="CommentReference"/>
        </w:rPr>
        <w:annotationRef/>
      </w:r>
      <w:r>
        <w:t>Ditto of Fig. 2B – can you move the N = XX values to be outside the bars (to the right) instead of within them?</w:t>
      </w:r>
    </w:p>
  </w:comment>
  <w:comment w:id="183" w:author="Casey" w:date="2016-01-29T21:26:00Z" w:initials="C">
    <w:p w14:paraId="4FDB9EB7" w14:textId="210C920B" w:rsidR="00005884" w:rsidRDefault="00005884">
      <w:pPr>
        <w:pStyle w:val="CommentText"/>
      </w:pPr>
      <w:r>
        <w:rPr>
          <w:rStyle w:val="CommentReference"/>
        </w:rPr>
        <w:annotationRef/>
      </w:r>
      <w:r>
        <w:t>a lot of this is duplicated in body… tell the story more briefly here</w:t>
      </w:r>
    </w:p>
    <w:p w14:paraId="750D7D06" w14:textId="77777777" w:rsidR="00005884" w:rsidRDefault="00005884">
      <w:pPr>
        <w:pStyle w:val="CommentText"/>
      </w:pPr>
    </w:p>
    <w:p w14:paraId="21825035" w14:textId="17EDB591" w:rsidR="00005884" w:rsidRDefault="00005884">
      <w:pPr>
        <w:pStyle w:val="CommentText"/>
      </w:pPr>
      <w:r>
        <w:t>BSH: Yes, make very brief, probably cutting most of this.</w:t>
      </w:r>
    </w:p>
  </w:comment>
  <w:comment w:id="184" w:author="Casey" w:date="2016-01-29T21:26:00Z" w:initials="C">
    <w:p w14:paraId="53DE94EB" w14:textId="77777777" w:rsidR="00005884" w:rsidRDefault="00005884">
      <w:pPr>
        <w:pStyle w:val="CommentText"/>
        <w:rPr>
          <w:i/>
        </w:rPr>
      </w:pPr>
      <w:r>
        <w:rPr>
          <w:rStyle w:val="CommentReference"/>
        </w:rPr>
        <w:annotationRef/>
      </w:r>
      <w:r>
        <w:rPr>
          <w:i/>
        </w:rPr>
        <w:t>is it distracting to use order names for some groups and not others? I did it to allow more space for the figure, rather than the figure text.  Some of the IUCN taxonomic groups had pretty long names ("acanthuridae" is way shorter than "surgeonfish, tangs, and unicornfish")</w:t>
      </w:r>
    </w:p>
    <w:p w14:paraId="7AF90C7B" w14:textId="77777777" w:rsidR="00005884" w:rsidRDefault="00005884">
      <w:pPr>
        <w:pStyle w:val="CommentText"/>
        <w:rPr>
          <w:i/>
        </w:rPr>
      </w:pPr>
    </w:p>
    <w:p w14:paraId="24FCB5B1" w14:textId="1D274FAB" w:rsidR="00005884" w:rsidRDefault="00005884">
      <w:pPr>
        <w:pStyle w:val="CommentText"/>
      </w:pPr>
      <w:r>
        <w:rPr>
          <w:i/>
        </w:rPr>
        <w:t>BSH: No, but just be sure to note this difference in the legend.</w:t>
      </w:r>
    </w:p>
  </w:comment>
  <w:comment w:id="186" w:author="Casey" w:date="2016-01-29T21:29:00Z" w:initials="C">
    <w:p w14:paraId="1D03CF85" w14:textId="77777777" w:rsidR="00005884" w:rsidRPr="00C43DB1" w:rsidRDefault="00005884" w:rsidP="00C43DB1">
      <w:r>
        <w:rPr>
          <w:rStyle w:val="CommentReference"/>
        </w:rPr>
        <w:annotationRef/>
      </w:r>
      <w:r w:rsidRPr="00C43DB1">
        <w:rPr>
          <w:i/>
        </w:rPr>
        <w:t>NOTE: These boxplot/violin plot figures still need to be recreated using the latest and greatest data!</w:t>
      </w:r>
      <w:r w:rsidRPr="00C43DB1">
        <w:t xml:space="preserve"> </w:t>
      </w:r>
      <w:r w:rsidRPr="00C43DB1">
        <w:rPr>
          <w:i/>
        </w:rPr>
        <w:t>currently they use data generated in November or so, in ohiprep.</w:t>
      </w:r>
    </w:p>
    <w:p w14:paraId="363CD41E" w14:textId="77777777" w:rsidR="00005884" w:rsidRDefault="00005884">
      <w:pPr>
        <w:pStyle w:val="CommentText"/>
      </w:pPr>
    </w:p>
    <w:p w14:paraId="76A01B4F" w14:textId="110497F6" w:rsidR="00005884" w:rsidRDefault="00005884">
      <w:pPr>
        <w:pStyle w:val="CommentText"/>
      </w:pPr>
      <w:r>
        <w:t>BSH: It will be worth noting in the main text of the paper the range of values, i.e., that individual countries can see differences from -12 to +6 (depending on scenario).  Those are pretty big differences within a country, even if the overall global number doesn’t change more than a few points.</w:t>
      </w:r>
    </w:p>
  </w:comment>
  <w:comment w:id="187" w:author="Ben Halpern" w:date="2016-01-29T21:29:00Z" w:initials="BH">
    <w:p w14:paraId="144C1731" w14:textId="4F278F9F" w:rsidR="00DA2F4B" w:rsidRDefault="00DA2F4B">
      <w:pPr>
        <w:pStyle w:val="CommentText"/>
      </w:pPr>
      <w:r>
        <w:rPr>
          <w:rStyle w:val="CommentReference"/>
        </w:rPr>
        <w:annotationRef/>
      </w:r>
      <w:r>
        <w:t>This will go in the SOM, right?</w:t>
      </w:r>
    </w:p>
  </w:comment>
  <w:comment w:id="188" w:author="Casey" w:date="2016-01-29T21:31:00Z" w:initials="C">
    <w:p w14:paraId="60C42352" w14:textId="04C7ACCE" w:rsidR="00005884" w:rsidRDefault="00005884">
      <w:pPr>
        <w:pStyle w:val="CommentText"/>
      </w:pPr>
      <w:r>
        <w:rPr>
          <w:rStyle w:val="CommentReference"/>
        </w:rPr>
        <w:annotationRef/>
      </w:r>
      <w:r>
        <w:t>Reference how this more accurately tracks the definition of IUCN “limits of distribution”?</w:t>
      </w:r>
    </w:p>
    <w:p w14:paraId="3BBCBA50" w14:textId="77777777" w:rsidR="00DA2F4B" w:rsidRDefault="00DA2F4B">
      <w:pPr>
        <w:pStyle w:val="CommentText"/>
      </w:pPr>
    </w:p>
    <w:p w14:paraId="52445F63" w14:textId="7980D96C" w:rsidR="00DA2F4B" w:rsidRDefault="00DA2F4B">
      <w:pPr>
        <w:pStyle w:val="CommentText"/>
      </w:pPr>
      <w:r>
        <w:t>BSH: I don’t think you need to directly reference this comparison, but these scenarios are helpful to understand what’s going on, so they’ll need some explanation/implications.</w:t>
      </w:r>
    </w:p>
  </w:comment>
  <w:comment w:id="189" w:author="Casey" w:date="2016-01-29T21:31:00Z" w:initials="C">
    <w:p w14:paraId="7A4B7A8C" w14:textId="4CBF44ED" w:rsidR="00005884" w:rsidRDefault="00005884">
      <w:pPr>
        <w:pStyle w:val="CommentText"/>
      </w:pPr>
      <w:r>
        <w:rPr>
          <w:rStyle w:val="CommentReference"/>
        </w:rPr>
        <w:annotationRef/>
      </w:r>
      <w:r>
        <w:t>Too much detail here? Just get the main point – probably a mixture of more/less good/bad – can’t draw much of a conclusion other than that scores change all over</w:t>
      </w:r>
    </w:p>
    <w:p w14:paraId="156F8C50" w14:textId="77777777" w:rsidR="00DA2F4B" w:rsidRDefault="00DA2F4B">
      <w:pPr>
        <w:pStyle w:val="CommentText"/>
      </w:pPr>
    </w:p>
    <w:p w14:paraId="736698F9" w14:textId="77809629" w:rsidR="00DA2F4B" w:rsidRDefault="00DA2F4B">
      <w:pPr>
        <w:pStyle w:val="CommentText"/>
      </w:pPr>
      <w:r>
        <w:t>BSH: You’ll need a sentence or two explaining this result, but keep it brief.  Extra text, if deemed useful, can be put into the SOM.</w:t>
      </w:r>
    </w:p>
  </w:comment>
  <w:comment w:id="190" w:author="Casey" w:date="2016-01-29T21:32:00Z" w:initials="C">
    <w:p w14:paraId="12E99CDA" w14:textId="4EDE8106" w:rsidR="00005884" w:rsidRDefault="00005884">
      <w:pPr>
        <w:pStyle w:val="CommentText"/>
      </w:pPr>
      <w:r>
        <w:rPr>
          <w:rStyle w:val="CommentReference"/>
        </w:rPr>
        <w:annotationRef/>
      </w:r>
      <w:r>
        <w:t>Too much detail? Just hit the main conclusions – 0% threshold increases representation of troubled species</w:t>
      </w:r>
    </w:p>
    <w:p w14:paraId="5314CF83" w14:textId="77777777" w:rsidR="00DA2F4B" w:rsidRDefault="00DA2F4B">
      <w:pPr>
        <w:pStyle w:val="CommentText"/>
      </w:pPr>
    </w:p>
    <w:p w14:paraId="6069C32F" w14:textId="0F903443" w:rsidR="00DA2F4B" w:rsidRDefault="00DA2F4B">
      <w:pPr>
        <w:pStyle w:val="CommentText"/>
      </w:pPr>
      <w:r>
        <w:t>BSH: ditto to previous comment</w:t>
      </w:r>
    </w:p>
  </w:comment>
  <w:comment w:id="192" w:author="Casey" w:date="2016-01-24T19:58:00Z" w:initials="C">
    <w:p w14:paraId="56A26295" w14:textId="77777777" w:rsidR="00005884" w:rsidRDefault="00005884" w:rsidP="00C43DB1">
      <w:r>
        <w:rPr>
          <w:rStyle w:val="CommentReference"/>
        </w:rPr>
        <w:annotationRef/>
      </w:r>
      <w:r w:rsidRPr="00C43DB1">
        <w:rPr>
          <w:i/>
        </w:rPr>
        <w:t>still need to check citations, format properly, put into order</w:t>
      </w:r>
    </w:p>
  </w:comment>
  <w:comment w:id="194" w:author="Ben Halpern" w:date="2016-01-29T21:32:00Z" w:initials="BH">
    <w:p w14:paraId="473B36BA" w14:textId="3982BF69" w:rsidR="00DA2F4B" w:rsidRDefault="00DA2F4B">
      <w:pPr>
        <w:pStyle w:val="CommentText"/>
      </w:pPr>
      <w:r>
        <w:rPr>
          <w:rStyle w:val="CommentReference"/>
        </w:rPr>
        <w:annotationRef/>
      </w:r>
      <w:r>
        <w:t>I haven’t reviewed any of this yet.</w:t>
      </w:r>
      <w:bookmarkStart w:id="195" w:name="_GoBack"/>
      <w:bookmarkEnd w:id="195"/>
    </w:p>
  </w:comment>
  <w:comment w:id="201" w:author="Casey" w:date="2016-01-24T19:58:00Z" w:initials="C">
    <w:p w14:paraId="2EACC63F" w14:textId="77777777" w:rsidR="00005884" w:rsidRDefault="00005884">
      <w:pPr>
        <w:pStyle w:val="CommentText"/>
      </w:pPr>
      <w:r>
        <w:rPr>
          <w:rStyle w:val="CommentReference"/>
        </w:rPr>
        <w:annotationRef/>
      </w:r>
      <w:r>
        <w:t>ugh – updated ggplot2 screwed this plot up pretty bad…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1421EB"/>
    <w:multiLevelType w:val="multilevel"/>
    <w:tmpl w:val="1E1C90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CD664B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E13EB8"/>
    <w:multiLevelType w:val="multilevel"/>
    <w:tmpl w:val="A1C2F9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031507F"/>
    <w:multiLevelType w:val="multilevel"/>
    <w:tmpl w:val="E44E11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97E2B3B"/>
    <w:multiLevelType w:val="hybridMultilevel"/>
    <w:tmpl w:val="5D5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5884"/>
    <w:rsid w:val="00011BD9"/>
    <w:rsid w:val="00011C8B"/>
    <w:rsid w:val="000324CF"/>
    <w:rsid w:val="001F30AA"/>
    <w:rsid w:val="00200990"/>
    <w:rsid w:val="0021468A"/>
    <w:rsid w:val="00267568"/>
    <w:rsid w:val="002764A3"/>
    <w:rsid w:val="003363DB"/>
    <w:rsid w:val="00351044"/>
    <w:rsid w:val="003514AB"/>
    <w:rsid w:val="004054B0"/>
    <w:rsid w:val="00424420"/>
    <w:rsid w:val="004538CA"/>
    <w:rsid w:val="004E29B3"/>
    <w:rsid w:val="00507A1D"/>
    <w:rsid w:val="00590D07"/>
    <w:rsid w:val="00613406"/>
    <w:rsid w:val="00627128"/>
    <w:rsid w:val="00655A64"/>
    <w:rsid w:val="00681D3E"/>
    <w:rsid w:val="0070797D"/>
    <w:rsid w:val="007126B2"/>
    <w:rsid w:val="00784D58"/>
    <w:rsid w:val="00810082"/>
    <w:rsid w:val="00893AB3"/>
    <w:rsid w:val="008D598B"/>
    <w:rsid w:val="008D6863"/>
    <w:rsid w:val="00914272"/>
    <w:rsid w:val="009D4E11"/>
    <w:rsid w:val="009E036A"/>
    <w:rsid w:val="00A072F8"/>
    <w:rsid w:val="00A11127"/>
    <w:rsid w:val="00B04D21"/>
    <w:rsid w:val="00B1100A"/>
    <w:rsid w:val="00B86B75"/>
    <w:rsid w:val="00BC48D5"/>
    <w:rsid w:val="00BF2C50"/>
    <w:rsid w:val="00C233E2"/>
    <w:rsid w:val="00C36279"/>
    <w:rsid w:val="00C43DB1"/>
    <w:rsid w:val="00C9366B"/>
    <w:rsid w:val="00CD187E"/>
    <w:rsid w:val="00D877EC"/>
    <w:rsid w:val="00DA2F4B"/>
    <w:rsid w:val="00DE706B"/>
    <w:rsid w:val="00E315A3"/>
    <w:rsid w:val="00E472DB"/>
    <w:rsid w:val="00EA7206"/>
    <w:rsid w:val="00F42468"/>
    <w:rsid w:val="00F84D7E"/>
    <w:rsid w:val="00FA01AD"/>
    <w:rsid w:val="00FB760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2"/>
    <o:shapelayout v:ext="edit">
      <o:idmap v:ext="edit" data="1"/>
    </o:shapelayout>
  </w:shapeDefaults>
  <w:decimalSymbol w:val="."/>
  <w:listSeparator w:val=","/>
  <w14:docId w14:val="6153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CommentReference">
    <w:name w:val="annotation reference"/>
    <w:basedOn w:val="DefaultParagraphFont"/>
    <w:rsid w:val="00810082"/>
    <w:rPr>
      <w:sz w:val="18"/>
      <w:szCs w:val="18"/>
    </w:rPr>
  </w:style>
  <w:style w:type="paragraph" w:styleId="CommentText">
    <w:name w:val="annotation text"/>
    <w:basedOn w:val="Normal"/>
    <w:link w:val="CommentTextChar"/>
    <w:rsid w:val="00810082"/>
  </w:style>
  <w:style w:type="character" w:customStyle="1" w:styleId="CommentTextChar">
    <w:name w:val="Comment Text Char"/>
    <w:basedOn w:val="DefaultParagraphFont"/>
    <w:link w:val="CommentText"/>
    <w:rsid w:val="00810082"/>
  </w:style>
  <w:style w:type="paragraph" w:styleId="CommentSubject">
    <w:name w:val="annotation subject"/>
    <w:basedOn w:val="CommentText"/>
    <w:next w:val="CommentText"/>
    <w:link w:val="CommentSubjectChar"/>
    <w:rsid w:val="00810082"/>
    <w:rPr>
      <w:b/>
      <w:bCs/>
      <w:sz w:val="20"/>
      <w:szCs w:val="20"/>
    </w:rPr>
  </w:style>
  <w:style w:type="character" w:customStyle="1" w:styleId="CommentSubjectChar">
    <w:name w:val="Comment Subject Char"/>
    <w:basedOn w:val="CommentTextChar"/>
    <w:link w:val="CommentSubject"/>
    <w:rsid w:val="00810082"/>
    <w:rPr>
      <w:b/>
      <w:bCs/>
      <w:sz w:val="20"/>
      <w:szCs w:val="20"/>
    </w:rPr>
  </w:style>
  <w:style w:type="paragraph" w:styleId="BalloonText">
    <w:name w:val="Balloon Text"/>
    <w:basedOn w:val="Normal"/>
    <w:link w:val="BalloonTextChar"/>
    <w:rsid w:val="00810082"/>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810082"/>
    <w:rPr>
      <w:rFonts w:ascii="Lucida Grande" w:hAnsi="Lucida Grande" w:cs="Lucida Grande"/>
      <w:sz w:val="18"/>
      <w:szCs w:val="18"/>
    </w:rPr>
  </w:style>
  <w:style w:type="character" w:styleId="Strong">
    <w:name w:val="Strong"/>
    <w:basedOn w:val="DefaultParagraphFont"/>
    <w:rsid w:val="003363DB"/>
    <w:rPr>
      <w:b/>
      <w:bCs/>
    </w:rPr>
  </w:style>
  <w:style w:type="paragraph" w:styleId="ListParagraph">
    <w:name w:val="List Paragraph"/>
    <w:basedOn w:val="Normal"/>
    <w:rsid w:val="00267568"/>
    <w:pPr>
      <w:ind w:left="720"/>
      <w:contextualSpacing/>
    </w:pPr>
  </w:style>
  <w:style w:type="paragraph" w:styleId="Revision">
    <w:name w:val="Revision"/>
    <w:hidden/>
    <w:rsid w:val="00E472DB"/>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CommentReference">
    <w:name w:val="annotation reference"/>
    <w:basedOn w:val="DefaultParagraphFont"/>
    <w:rsid w:val="00810082"/>
    <w:rPr>
      <w:sz w:val="18"/>
      <w:szCs w:val="18"/>
    </w:rPr>
  </w:style>
  <w:style w:type="paragraph" w:styleId="CommentText">
    <w:name w:val="annotation text"/>
    <w:basedOn w:val="Normal"/>
    <w:link w:val="CommentTextChar"/>
    <w:rsid w:val="00810082"/>
  </w:style>
  <w:style w:type="character" w:customStyle="1" w:styleId="CommentTextChar">
    <w:name w:val="Comment Text Char"/>
    <w:basedOn w:val="DefaultParagraphFont"/>
    <w:link w:val="CommentText"/>
    <w:rsid w:val="00810082"/>
  </w:style>
  <w:style w:type="paragraph" w:styleId="CommentSubject">
    <w:name w:val="annotation subject"/>
    <w:basedOn w:val="CommentText"/>
    <w:next w:val="CommentText"/>
    <w:link w:val="CommentSubjectChar"/>
    <w:rsid w:val="00810082"/>
    <w:rPr>
      <w:b/>
      <w:bCs/>
      <w:sz w:val="20"/>
      <w:szCs w:val="20"/>
    </w:rPr>
  </w:style>
  <w:style w:type="character" w:customStyle="1" w:styleId="CommentSubjectChar">
    <w:name w:val="Comment Subject Char"/>
    <w:basedOn w:val="CommentTextChar"/>
    <w:link w:val="CommentSubject"/>
    <w:rsid w:val="00810082"/>
    <w:rPr>
      <w:b/>
      <w:bCs/>
      <w:sz w:val="20"/>
      <w:szCs w:val="20"/>
    </w:rPr>
  </w:style>
  <w:style w:type="paragraph" w:styleId="BalloonText">
    <w:name w:val="Balloon Text"/>
    <w:basedOn w:val="Normal"/>
    <w:link w:val="BalloonTextChar"/>
    <w:rsid w:val="00810082"/>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810082"/>
    <w:rPr>
      <w:rFonts w:ascii="Lucida Grande" w:hAnsi="Lucida Grande" w:cs="Lucida Grande"/>
      <w:sz w:val="18"/>
      <w:szCs w:val="18"/>
    </w:rPr>
  </w:style>
  <w:style w:type="character" w:styleId="Strong">
    <w:name w:val="Strong"/>
    <w:basedOn w:val="DefaultParagraphFont"/>
    <w:rsid w:val="003363DB"/>
    <w:rPr>
      <w:b/>
      <w:bCs/>
    </w:rPr>
  </w:style>
  <w:style w:type="paragraph" w:styleId="ListParagraph">
    <w:name w:val="List Paragraph"/>
    <w:basedOn w:val="Normal"/>
    <w:rsid w:val="00267568"/>
    <w:pPr>
      <w:ind w:left="720"/>
      <w:contextualSpacing/>
    </w:pPr>
  </w:style>
  <w:style w:type="paragraph" w:styleId="Revision">
    <w:name w:val="Revision"/>
    <w:hidden/>
    <w:rsid w:val="00E472D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iucnredlist.org/technical-documents/red-list-training/iucnspatialresources"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jp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doi:10.1038/nclimate2769" TargetMode="External"/><Relationship Id="rId16" Type="http://schemas.openxmlformats.org/officeDocument/2006/relationships/hyperlink" Target="doi:10.1038/nature11397" TargetMode="External"/><Relationship Id="rId17" Type="http://schemas.openxmlformats.org/officeDocument/2006/relationships/hyperlink" Target="doi:10.1038/srep17539" TargetMode="External"/><Relationship Id="rId18" Type="http://schemas.openxmlformats.org/officeDocument/2006/relationships/hyperlink" Target="doi:10.1371/journal.pone.0060284" TargetMode="External"/><Relationship Id="rId19" Type="http://schemas.openxmlformats.org/officeDocument/2006/relationships/hyperlink" Target="https://www.conservationtraining.org/course/view.php?id=217&amp;lang=e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hyperlink" Target="mailto:ohara@nceas.ucsb.edu" TargetMode="External"/><Relationship Id="rId8" Type="http://schemas.openxmlformats.org/officeDocument/2006/relationships/hyperlink" Target="https://www.conservationtraining.org/mod/scorm/player.php?a=1412&amp;currentorg=M5L1_ORG&amp;scoid=64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20</Pages>
  <Words>5754</Words>
  <Characters>32799</Characters>
  <Application>Microsoft Macintosh Word</Application>
  <DocSecurity>0</DocSecurity>
  <Lines>273</Lines>
  <Paragraphs>76</Paragraphs>
  <ScaleCrop>false</ScaleCrop>
  <Company/>
  <LinksUpToDate>false</LinksUpToDate>
  <CharactersWithSpaces>38477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O'Hara1, Jamie Afflerbach1, Benjamin S. Halpern1, 2, 3</dc:creator>
  <cp:lastModifiedBy>Ben Halpern</cp:lastModifiedBy>
  <cp:revision>32</cp:revision>
  <dcterms:created xsi:type="dcterms:W3CDTF">2016-01-28T00:45:00Z</dcterms:created>
  <dcterms:modified xsi:type="dcterms:W3CDTF">2016-01-29T11:32:00Z</dcterms:modified>
</cp:coreProperties>
</file>