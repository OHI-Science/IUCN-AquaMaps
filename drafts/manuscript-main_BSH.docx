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6B58E" w14:textId="77777777" w:rsidR="00381F80" w:rsidRDefault="005C2660">
      <w:pPr>
        <w:pStyle w:val="Title"/>
      </w:pPr>
      <w:r>
        <w:t>Aligning species range data to better serve science and conservation</w:t>
      </w:r>
    </w:p>
    <w:p w14:paraId="1EDFB3AC" w14:textId="77777777" w:rsidR="00381F80" w:rsidRDefault="005C2660">
      <w:pPr>
        <w:pStyle w:val="Author"/>
      </w:pPr>
      <w:r>
        <w:t>Casey O'Hara, Jamie Afflerbach, Ben</w:t>
      </w:r>
      <w:ins w:id="0" w:author="Ben Halpern" w:date="2016-01-18T16:11:00Z">
        <w:r w:rsidR="00AF762E">
          <w:t>jamin S.</w:t>
        </w:r>
      </w:ins>
      <w:r>
        <w:t xml:space="preserve"> Halpern</w:t>
      </w:r>
    </w:p>
    <w:p w14:paraId="06FC91F9" w14:textId="77777777" w:rsidR="00381F80" w:rsidRDefault="005C2660">
      <w:r>
        <w:pict w14:anchorId="16D4B6ED">
          <v:rect id="_x0000_i1025" style="width:0;height:1.5pt" o:hralign="center" o:hrstd="t" o:hr="t"/>
        </w:pict>
      </w:r>
    </w:p>
    <w:p w14:paraId="2278B1AF" w14:textId="77777777" w:rsidR="00381F80" w:rsidRDefault="005C2660">
      <w:pPr>
        <w:pStyle w:val="Heading2"/>
      </w:pPr>
      <w:bookmarkStart w:id="1" w:name="abstract"/>
      <w:bookmarkEnd w:id="1"/>
      <w:r>
        <w:t>Abstract</w:t>
      </w:r>
    </w:p>
    <w:p w14:paraId="0B455135" w14:textId="77777777" w:rsidR="00381F80" w:rsidRDefault="005C2660">
      <w:r>
        <w:rPr>
          <w:i/>
        </w:rPr>
        <w:t>questions for abstract style: voice (passive vs active, 'we' vs 'this paper'), tense (present vs past)...</w:t>
      </w:r>
    </w:p>
    <w:p w14:paraId="7D490E6E" w14:textId="71E6A741" w:rsidR="00381F80" w:rsidDel="000844FB" w:rsidRDefault="00DD6A7F">
      <w:pPr>
        <w:rPr>
          <w:del w:id="2" w:author="Ben Halpern" w:date="2016-01-18T17:31:00Z"/>
        </w:rPr>
      </w:pPr>
      <w:ins w:id="3" w:author="Ben Halpern" w:date="2016-01-18T16:34:00Z">
        <w:r>
          <w:t xml:space="preserve">Species distribution data provide the foundation for a wide range of ecological </w:t>
        </w:r>
      </w:ins>
      <w:ins w:id="4" w:author="Ben Halpern" w:date="2016-01-18T20:09:00Z">
        <w:r w:rsidR="00E60DA9">
          <w:t xml:space="preserve">research </w:t>
        </w:r>
      </w:ins>
      <w:ins w:id="5" w:author="Ben Halpern" w:date="2016-01-18T16:34:00Z">
        <w:r>
          <w:t>and conservation science and management</w:t>
        </w:r>
      </w:ins>
      <w:ins w:id="6" w:author="Ben Halpern" w:date="2016-01-18T17:29:00Z">
        <w:r w:rsidR="005C2660">
          <w:t>, yet most species ranges remain unknown</w:t>
        </w:r>
      </w:ins>
      <w:ins w:id="7" w:author="Ben Halpern" w:date="2016-01-18T17:30:00Z">
        <w:r w:rsidR="005C2660">
          <w:t>,</w:t>
        </w:r>
      </w:ins>
      <w:ins w:id="8" w:author="Ben Halpern" w:date="2016-01-18T17:29:00Z">
        <w:r w:rsidR="005C2660">
          <w:t xml:space="preserve"> and existing range maps have little overlap</w:t>
        </w:r>
      </w:ins>
      <w:ins w:id="9" w:author="Ben Halpern" w:date="2016-01-18T16:34:00Z">
        <w:r>
          <w:t>. In the ocean, t</w:t>
        </w:r>
      </w:ins>
      <w:del w:id="10" w:author="Ben Halpern" w:date="2016-01-18T16:35:00Z">
        <w:r w:rsidR="005C2660" w:rsidDel="00DD6A7F">
          <w:delText>T</w:delText>
        </w:r>
      </w:del>
      <w:r w:rsidR="005C2660">
        <w:t xml:space="preserve">wo global </w:t>
      </w:r>
      <w:del w:id="11" w:author="Ben Halpern" w:date="2016-01-18T16:36:00Z">
        <w:r w:rsidR="005C2660" w:rsidDel="002E7D5C">
          <w:delText xml:space="preserve">datasets of </w:delText>
        </w:r>
      </w:del>
      <w:r w:rsidR="005C2660">
        <w:t>species distribution</w:t>
      </w:r>
      <w:ins w:id="12" w:author="Ben Halpern" w:date="2016-01-18T16:36:00Z">
        <w:r w:rsidR="002E7D5C">
          <w:t xml:space="preserve"> datasets</w:t>
        </w:r>
      </w:ins>
      <w:r w:rsidR="005C2660">
        <w:t xml:space="preserve"> </w:t>
      </w:r>
      <w:del w:id="13" w:author="Ben Halpern" w:date="2016-01-18T16:35:00Z">
        <w:r w:rsidR="005C2660" w:rsidDel="00DD6A7F">
          <w:delText xml:space="preserve">maps </w:delText>
        </w:r>
      </w:del>
      <w:r w:rsidR="005C2660">
        <w:t xml:space="preserve">- AquaMaps and the International Union for Conservation of Nature </w:t>
      </w:r>
      <w:ins w:id="14" w:author="Ben Halpern" w:date="2016-01-18T20:13:00Z">
        <w:r w:rsidR="00F25AA8">
          <w:t xml:space="preserve">(IUCN) </w:t>
        </w:r>
      </w:ins>
      <w:r w:rsidR="005C2660">
        <w:t>- dominate our understanding of marine species ranges</w:t>
      </w:r>
      <w:ins w:id="15" w:author="Ben Halpern" w:date="2016-01-18T17:29:00Z">
        <w:r w:rsidR="005C2660">
          <w:t xml:space="preserve">, representing </w:t>
        </w:r>
        <w:commentRangeStart w:id="16"/>
        <w:r w:rsidR="005C2660">
          <w:t xml:space="preserve">24,520 </w:t>
        </w:r>
      </w:ins>
      <w:commentRangeEnd w:id="16"/>
      <w:ins w:id="17" w:author="Ben Halpern" w:date="2016-01-18T20:21:00Z">
        <w:r w:rsidR="00FF0482">
          <w:rPr>
            <w:rStyle w:val="CommentReference"/>
          </w:rPr>
          <w:commentReference w:id="16"/>
        </w:r>
      </w:ins>
      <w:ins w:id="19" w:author="Ben Halpern" w:date="2016-01-18T17:29:00Z">
        <w:r w:rsidR="005C2660">
          <w:t>species overall</w:t>
        </w:r>
      </w:ins>
      <w:ins w:id="20" w:author="Ben Halpern" w:date="2016-01-18T20:10:00Z">
        <w:r w:rsidR="00E60DA9">
          <w:t>,</w:t>
        </w:r>
      </w:ins>
      <w:ins w:id="21" w:author="Ben Halpern" w:date="2016-01-18T17:29:00Z">
        <w:r w:rsidR="005C2660">
          <w:t xml:space="preserve"> </w:t>
        </w:r>
      </w:ins>
      <w:ins w:id="22" w:author="Ben Halpern" w:date="2016-01-18T20:22:00Z">
        <w:r w:rsidR="00FF0482">
          <w:t xml:space="preserve">mostly from </w:t>
        </w:r>
        <w:proofErr w:type="spellStart"/>
        <w:r w:rsidR="00FF0482">
          <w:t>AquaMaps</w:t>
        </w:r>
        <w:proofErr w:type="spellEnd"/>
        <w:r w:rsidR="00FF0482">
          <w:t>,</w:t>
        </w:r>
      </w:ins>
      <w:ins w:id="23" w:author="Ben Halpern" w:date="2016-01-18T17:29:00Z">
        <w:r w:rsidR="005C2660">
          <w:t xml:space="preserve"> </w:t>
        </w:r>
      </w:ins>
      <w:ins w:id="24" w:author="Ben Halpern" w:date="2016-01-18T20:10:00Z">
        <w:r w:rsidR="00E60DA9">
          <w:t xml:space="preserve">with </w:t>
        </w:r>
      </w:ins>
      <w:ins w:id="25" w:author="Ben Halpern" w:date="2016-01-18T17:29:00Z">
        <w:r w:rsidR="005C2660">
          <w:t>only 2166 species overlapping.</w:t>
        </w:r>
      </w:ins>
      <w:del w:id="26" w:author="Ben Halpern" w:date="2016-01-18T16:36:00Z">
        <w:r w:rsidR="005C2660" w:rsidDel="00DD6A7F">
          <w:delText xml:space="preserve"> throughout the world's oceans, and inform a wide range of biodiversity and conservation purposes</w:delText>
        </w:r>
      </w:del>
      <w:r w:rsidR="005C2660">
        <w:t xml:space="preserve">. </w:t>
      </w:r>
      <w:del w:id="27" w:author="Ben Halpern" w:date="2016-01-18T17:31:00Z">
        <w:r w:rsidR="005C2660" w:rsidDel="00CA0889">
          <w:delText>This paper</w:delText>
        </w:r>
      </w:del>
      <w:ins w:id="28" w:author="Ben Halpern" w:date="2016-01-18T17:31:00Z">
        <w:r w:rsidR="00CA0889">
          <w:t>Here we</w:t>
        </w:r>
      </w:ins>
      <w:r w:rsidR="005C2660">
        <w:t xml:space="preserve"> examine</w:t>
      </w:r>
      <w:del w:id="29" w:author="Ben Halpern" w:date="2016-01-18T17:31:00Z">
        <w:r w:rsidR="005C2660" w:rsidDel="00CA0889">
          <w:delText>s</w:delText>
        </w:r>
      </w:del>
      <w:r w:rsidR="005C2660">
        <w:t xml:space="preserve"> differences in predicted species ranges between the two datasets</w:t>
      </w:r>
      <w:ins w:id="30" w:author="Ben Halpern" w:date="2016-01-18T20:22:00Z">
        <w:r w:rsidR="00FF0482">
          <w:t xml:space="preserve"> for these overlap species</w:t>
        </w:r>
      </w:ins>
      <w:r w:rsidR="005C2660">
        <w:t>, propose</w:t>
      </w:r>
      <w:del w:id="31" w:author="Ben Halpern" w:date="2016-01-18T17:31:00Z">
        <w:r w:rsidR="005C2660" w:rsidDel="00CA0889">
          <w:delText>s</w:delText>
        </w:r>
      </w:del>
      <w:r w:rsidR="005C2660">
        <w:t xml:space="preserve"> mechanistic causes and potential solutions for such differences, and explore</w:t>
      </w:r>
      <w:del w:id="32" w:author="Ben Halpern" w:date="2016-01-18T17:31:00Z">
        <w:r w:rsidR="005C2660" w:rsidDel="00CA0889">
          <w:delText>s</w:delText>
        </w:r>
      </w:del>
      <w:r w:rsidR="005C2660">
        <w:t xml:space="preserve"> the implications of these differences for management and conservation decisions.</w:t>
      </w:r>
      <w:ins w:id="33" w:author="Ben Halpern" w:date="2016-01-18T17:31:00Z">
        <w:r w:rsidR="000844FB">
          <w:t xml:space="preserve"> </w:t>
        </w:r>
      </w:ins>
    </w:p>
    <w:p w14:paraId="76BB8A4B" w14:textId="555FAFD1" w:rsidR="00381F80" w:rsidDel="000844FB" w:rsidRDefault="005C2660">
      <w:pPr>
        <w:rPr>
          <w:del w:id="34" w:author="Ben Halpern" w:date="2016-01-18T17:31:00Z"/>
        </w:rPr>
      </w:pPr>
      <w:del w:id="35" w:author="Ben Halpern" w:date="2016-01-18T17:30:00Z">
        <w:r w:rsidDel="005C2660">
          <w:delText xml:space="preserve">Together, the two datasets provide range information for 24520 unique species, with only 2166 species common to both datasets. When selecting one dataset over the other, spatial and taxonomic coverage should be considered against the scope of the project. </w:delText>
        </w:r>
      </w:del>
    </w:p>
    <w:p w14:paraId="13B554A9" w14:textId="623C903E" w:rsidR="00381F80" w:rsidRDefault="005C2660">
      <w:del w:id="36" w:author="Ben Halpern" w:date="2016-01-18T17:31:00Z">
        <w:r w:rsidDel="000844FB">
          <w:delText>For the subset of species included in both datasets, we compare the distribution and extent of the pair of predicted ranges and identify several issues that commonly lead to misalignment between the two datasets. Notably</w:delText>
        </w:r>
      </w:del>
      <w:ins w:id="37" w:author="Ben Halpern" w:date="2016-01-18T17:31:00Z">
        <w:r w:rsidR="000844FB">
          <w:t>We find that</w:t>
        </w:r>
      </w:ins>
      <w:del w:id="38" w:author="Ben Halpern" w:date="2016-01-18T17:31:00Z">
        <w:r w:rsidDel="000844FB">
          <w:delText>,</w:delText>
        </w:r>
      </w:del>
      <w:r>
        <w:t xml:space="preserve"> IUCN maps often disregard bathymetry for depth-limited species, leading to predictions of species presence at unsuitable depths, and AquaMaps </w:t>
      </w:r>
      <w:del w:id="39" w:author="Ben Halpern" w:date="2016-01-18T20:10:00Z">
        <w:r w:rsidDel="00E60DA9">
          <w:delText xml:space="preserve">maps </w:delText>
        </w:r>
      </w:del>
      <w:ins w:id="40" w:author="Ben Halpern" w:date="2016-01-18T20:10:00Z">
        <w:r w:rsidR="00E60DA9">
          <w:t xml:space="preserve">ranges </w:t>
        </w:r>
      </w:ins>
      <w:r>
        <w:t xml:space="preserve">for data-poor species often extrapolate presence far afield from known occurrences. </w:t>
      </w:r>
      <w:ins w:id="41" w:author="Ben Halpern" w:date="2016-01-18T20:11:00Z">
        <w:r w:rsidR="00E60DA9">
          <w:t>We illustrate the implications of these differences by repeating two recent applications, the Ocean Health Index biodiversity goal and a global analysis of gaps in coverage of marine protected areas</w:t>
        </w:r>
      </w:ins>
      <w:ins w:id="42" w:author="Ben Halpern" w:date="2016-01-18T20:12:00Z">
        <w:r w:rsidR="00E60DA9">
          <w:t xml:space="preserve">, and find significantly different estimates of </w:t>
        </w:r>
      </w:ins>
      <w:ins w:id="43" w:author="Ben Halpern" w:date="2016-01-18T20:23:00Z">
        <w:r w:rsidR="00FF0482">
          <w:t xml:space="preserve">the status of </w:t>
        </w:r>
      </w:ins>
      <w:ins w:id="44" w:author="Ben Halpern" w:date="2016-01-18T20:12:00Z">
        <w:r w:rsidR="00E60DA9">
          <w:t xml:space="preserve">species diversity and </w:t>
        </w:r>
      </w:ins>
      <w:ins w:id="45" w:author="Ben Halpern" w:date="2016-01-18T20:23:00Z">
        <w:r w:rsidR="00FF0482">
          <w:t xml:space="preserve">effectiveness of </w:t>
        </w:r>
      </w:ins>
      <w:ins w:id="46" w:author="Ben Halpern" w:date="2016-01-18T20:12:00Z">
        <w:r w:rsidR="00E60DA9">
          <w:t xml:space="preserve">conservation </w:t>
        </w:r>
      </w:ins>
      <w:ins w:id="47" w:author="Ben Halpern" w:date="2016-01-18T20:14:00Z">
        <w:r w:rsidR="00F25AA8">
          <w:t>depending on which dataset was used</w:t>
        </w:r>
      </w:ins>
      <w:ins w:id="48" w:author="Ben Halpern" w:date="2016-01-18T20:12:00Z">
        <w:r w:rsidR="00E60DA9">
          <w:t>.</w:t>
        </w:r>
      </w:ins>
      <w:ins w:id="49" w:author="Ben Halpern" w:date="2016-01-18T20:11:00Z">
        <w:r w:rsidR="00E60DA9">
          <w:t xml:space="preserve"> </w:t>
        </w:r>
      </w:ins>
      <w:r>
        <w:t>Understanding these issues points toward solutions for providers and users of these datasets.</w:t>
      </w:r>
    </w:p>
    <w:p w14:paraId="2E7DA326" w14:textId="174F0966" w:rsidR="00381F80" w:rsidDel="00E60DA9" w:rsidRDefault="005C2660">
      <w:pPr>
        <w:rPr>
          <w:del w:id="50" w:author="Ben Halpern" w:date="2016-01-18T20:13:00Z"/>
        </w:rPr>
      </w:pPr>
      <w:del w:id="51" w:author="Ben Halpern" w:date="2016-01-18T20:13:00Z">
        <w:r w:rsidDel="00E60DA9">
          <w:delText>We reexamine two recent global analyses that depend on these datasets: the Ocean Health Index biodiversity goal and a global analysis of gaps in coverage of marine protected areas. Variations in which dataset is used, and how, lead to significantly different estimates of species diversity and conservation effectiveness.</w:delText>
        </w:r>
      </w:del>
    </w:p>
    <w:p w14:paraId="24E8B4C9" w14:textId="77777777" w:rsidR="00381F80" w:rsidRDefault="005C2660">
      <w:r>
        <w:pict w14:anchorId="797A5FD6">
          <v:rect id="_x0000_i1026" style="width:0;height:1.5pt" o:hralign="center" o:hrstd="t" o:hr="t"/>
        </w:pict>
      </w:r>
    </w:p>
    <w:p w14:paraId="0E6C3D8B" w14:textId="77777777" w:rsidR="00381F80" w:rsidRDefault="005C2660">
      <w:pPr>
        <w:pStyle w:val="Heading2"/>
      </w:pPr>
      <w:bookmarkStart w:id="52" w:name="significance"/>
      <w:bookmarkEnd w:id="52"/>
      <w:r>
        <w:t>Significance</w:t>
      </w:r>
    </w:p>
    <w:p w14:paraId="6981ABA6" w14:textId="77777777" w:rsidR="00381F80" w:rsidRDefault="005C2660">
      <w:r>
        <w:rPr>
          <w:i/>
        </w:rPr>
        <w:t>subset of the abstract</w:t>
      </w:r>
    </w:p>
    <w:p w14:paraId="2EA2FB50" w14:textId="77777777" w:rsidR="00381F80" w:rsidRDefault="005C2660">
      <w:r>
        <w:pict w14:anchorId="66BB885B">
          <v:rect id="_x0000_i1027" style="width:0;height:1.5pt" o:hralign="center" o:hrstd="t" o:hr="t"/>
        </w:pict>
      </w:r>
    </w:p>
    <w:p w14:paraId="3D8FF724" w14:textId="77777777" w:rsidR="00381F80" w:rsidRDefault="005C2660">
      <w:pPr>
        <w:pStyle w:val="Heading1"/>
      </w:pPr>
      <w:bookmarkStart w:id="53" w:name="introduction"/>
      <w:bookmarkEnd w:id="53"/>
      <w:r>
        <w:t>Introduction</w:t>
      </w:r>
    </w:p>
    <w:p w14:paraId="5708FA11" w14:textId="77777777" w:rsidR="00381F80" w:rsidRDefault="005C2660">
      <w:commentRangeStart w:id="54"/>
      <w:r>
        <w:rPr>
          <w:i/>
        </w:rPr>
        <w:t xml:space="preserve">Peer beneath the waves anywhere in the world - a moody kelp forest, a bustling coral reefscape, the frigid depths beneath a polar ice sheet, the endless blue of the open </w:t>
      </w:r>
      <w:r>
        <w:rPr>
          <w:i/>
        </w:rPr>
        <w:lastRenderedPageBreak/>
        <w:t>ocean - and you will find a unique ecosystem defined as much by which species are absent as by which species are abundant</w:t>
      </w:r>
      <w:commentRangeEnd w:id="54"/>
      <w:r w:rsidR="009D390B">
        <w:rPr>
          <w:rStyle w:val="CommentReference"/>
        </w:rPr>
        <w:commentReference w:id="54"/>
      </w:r>
      <w:r>
        <w:rPr>
          <w:i/>
        </w:rPr>
        <w:t>.</w:t>
      </w:r>
      <w:r>
        <w:t xml:space="preserve"> Knowing where individuals of a species thrive is fundamental to the sciences of ecology, biogeography, and conservation, among many others. This knowledge provides foundational information for understanding species ranges and diversity, predicting species responses to human impacts and climate change, and managing and protecting species effectively. A rich literature tackles the many dimensions of these questions.</w:t>
      </w:r>
    </w:p>
    <w:p w14:paraId="0E6E3DCA" w14:textId="77777777" w:rsidR="00381F80" w:rsidRDefault="005C2660">
      <w:r>
        <w:t xml:space="preserve">One major outcome of this body of science is the various compiled databases of species distribution maps. Two global-scale repositories </w:t>
      </w:r>
      <w:r>
        <w:rPr>
          <w:i/>
        </w:rPr>
        <w:t>predict</w:t>
      </w:r>
      <w:r>
        <w:t xml:space="preserve"> marine species ranges throughout the world's oceans – AquaMaps modeled species distribution maps (Kaschner et al. 2013) and International Union for Conservation of Nature (IUCN) species range maps (REF). These two spatial datasets are used for a wide range of purposes, including assessing marine species status (Halpern et al. 2012, Selig et al. 2013), evaluating global biodiversity patterns (Coll et al. 2010, Martin et al. 2014), predicting range shifts (Molinos et al. 2015), and setting conservation priorities (Klein et al. 2015).</w:t>
      </w:r>
    </w:p>
    <w:p w14:paraId="3645192B" w14:textId="3D2F0F2B" w:rsidR="00381F80" w:rsidRDefault="005C2660">
      <w:r>
        <w:t>The two datasets ostensibly describe the same information, but significant differences in methodology and intent could lead to dramatically different understandings of our marine ecosystems, with significant implications for policy and conservation recommendations. Importantly, biases in taxonomic or spatial coverage within a dataset could shift management and conservation actions away from places or species that are most in need. Inaccurate indications of presence or absence could lead to ineffective marine reserve systems and management plans</w:t>
      </w:r>
      <w:ins w:id="55" w:author="Ben Halpern" w:date="2016-01-18T20:16:00Z">
        <w:r w:rsidR="009D390B">
          <w:t xml:space="preserve"> </w:t>
        </w:r>
      </w:ins>
      <w:del w:id="56" w:author="Ben Halpern" w:date="2016-01-18T20:16:00Z">
        <w:r w:rsidDel="009D390B">
          <w:delText>.</w:delText>
        </w:r>
      </w:del>
      <w:r>
        <w:t>(</w:t>
      </w:r>
      <w:proofErr w:type="spellStart"/>
      <w:r>
        <w:t>Rondinini</w:t>
      </w:r>
      <w:proofErr w:type="spellEnd"/>
      <w:r>
        <w:t xml:space="preserve"> et al. 2006) (Jetz 2008?)</w:t>
      </w:r>
      <w:ins w:id="57" w:author="Ben Halpern" w:date="2016-01-18T20:16:00Z">
        <w:r w:rsidR="009D390B">
          <w:t>.</w:t>
        </w:r>
      </w:ins>
    </w:p>
    <w:p w14:paraId="13E35599" w14:textId="2A4086F9" w:rsidR="00381F80" w:rsidRDefault="005C2660">
      <w:r>
        <w:t xml:space="preserve">To understand the implications of differences between the AquaMaps and IUCN datasets, we compared how each data source represents the global spatial and taxonomic distribution of species. </w:t>
      </w:r>
      <w:ins w:id="58" w:author="Ben Halpern" w:date="2016-01-18T20:32:00Z">
        <w:r w:rsidR="00FA451B">
          <w:t xml:space="preserve">Most notably, </w:t>
        </w:r>
        <w:proofErr w:type="spellStart"/>
        <w:r w:rsidR="00FA451B">
          <w:t>AquaMaps</w:t>
        </w:r>
        <w:proofErr w:type="spellEnd"/>
        <w:r w:rsidR="00FA451B">
          <w:t xml:space="preserve"> includes range maps for </w:t>
        </w:r>
      </w:ins>
      <w:ins w:id="59" w:author="Ben Halpern" w:date="2016-01-18T22:01:00Z">
        <w:r w:rsidR="006E5678">
          <w:t xml:space="preserve">many more species (currently </w:t>
        </w:r>
      </w:ins>
      <w:ins w:id="60" w:author="Ben Halpern" w:date="2016-01-18T20:33:00Z">
        <w:r w:rsidR="006E5678">
          <w:t xml:space="preserve">22,889; </w:t>
        </w:r>
        <w:r w:rsidR="00FA451B">
          <w:t xml:space="preserve">XX% of total), </w:t>
        </w:r>
      </w:ins>
      <w:ins w:id="61" w:author="Ben Halpern" w:date="2016-01-18T20:34:00Z">
        <w:r w:rsidR="00FA451B">
          <w:t xml:space="preserve">such that </w:t>
        </w:r>
      </w:ins>
      <w:ins w:id="62" w:author="Ben Halpern" w:date="2016-01-18T20:35:00Z">
        <w:r w:rsidR="006A20B9">
          <w:t>most global</w:t>
        </w:r>
      </w:ins>
      <w:ins w:id="63" w:author="Ben Halpern" w:date="2016-01-18T20:34:00Z">
        <w:r w:rsidR="00FA451B">
          <w:t xml:space="preserve"> analyses </w:t>
        </w:r>
      </w:ins>
      <w:ins w:id="64" w:author="Ben Halpern" w:date="2016-01-18T20:36:00Z">
        <w:r w:rsidR="006A20B9">
          <w:t>related to biodiversity</w:t>
        </w:r>
      </w:ins>
      <w:ins w:id="65" w:author="Ben Halpern" w:date="2016-01-18T20:34:00Z">
        <w:r w:rsidR="00FA451B">
          <w:t xml:space="preserve"> </w:t>
        </w:r>
      </w:ins>
      <w:ins w:id="66" w:author="Ben Halpern" w:date="2016-01-19T08:40:00Z">
        <w:r w:rsidR="00BD33BD">
          <w:t xml:space="preserve">to date </w:t>
        </w:r>
      </w:ins>
      <w:ins w:id="67" w:author="Ben Halpern" w:date="2016-01-18T22:01:00Z">
        <w:r w:rsidR="006E5678">
          <w:t xml:space="preserve">have </w:t>
        </w:r>
      </w:ins>
      <w:ins w:id="68" w:author="Ben Halpern" w:date="2016-01-18T20:34:00Z">
        <w:r w:rsidR="00FA451B">
          <w:t>use</w:t>
        </w:r>
      </w:ins>
      <w:ins w:id="69" w:author="Ben Halpern" w:date="2016-01-18T22:01:00Z">
        <w:r w:rsidR="006E5678">
          <w:t>d</w:t>
        </w:r>
      </w:ins>
      <w:ins w:id="70" w:author="Ben Halpern" w:date="2016-01-18T20:34:00Z">
        <w:r w:rsidR="00FA451B">
          <w:t xml:space="preserve"> </w:t>
        </w:r>
        <w:proofErr w:type="spellStart"/>
        <w:r w:rsidR="00FA451B">
          <w:t>AquaMaps</w:t>
        </w:r>
      </w:ins>
      <w:proofErr w:type="spellEnd"/>
      <w:ins w:id="71" w:author="Ben Halpern" w:date="2016-01-18T22:08:00Z">
        <w:r w:rsidR="00D22B6A">
          <w:t xml:space="preserve"> (IUCN range map data exist for only 3797</w:t>
        </w:r>
      </w:ins>
      <w:ins w:id="72" w:author="Ben Halpern" w:date="2016-01-18T22:09:00Z">
        <w:r w:rsidR="00D22B6A">
          <w:t xml:space="preserve"> species)</w:t>
        </w:r>
      </w:ins>
      <w:ins w:id="73" w:author="Ben Halpern" w:date="2016-01-18T20:34:00Z">
        <w:r w:rsidR="00FA451B">
          <w:t>.</w:t>
        </w:r>
      </w:ins>
      <w:ins w:id="74" w:author="Ben Halpern" w:date="2016-01-18T20:33:00Z">
        <w:r w:rsidR="00FA451B">
          <w:t xml:space="preserve"> </w:t>
        </w:r>
      </w:ins>
      <w:proofErr w:type="spellStart"/>
      <w:r>
        <w:t>For</w:t>
      </w:r>
      <w:proofErr w:type="spellEnd"/>
      <w:r>
        <w:t xml:space="preserve"> the </w:t>
      </w:r>
      <w:ins w:id="75" w:author="Ben Halpern" w:date="2016-01-18T20:17:00Z">
        <w:r w:rsidR="009D390B">
          <w:t>2166 (</w:t>
        </w:r>
      </w:ins>
      <w:r>
        <w:t>8.8%</w:t>
      </w:r>
      <w:ins w:id="76" w:author="Ben Halpern" w:date="2016-01-18T22:09:00Z">
        <w:r w:rsidR="00D65BE8">
          <w:t xml:space="preserve"> of the total</w:t>
        </w:r>
      </w:ins>
      <w:del w:id="77" w:author="Ben Halpern" w:date="2016-01-18T20:17:00Z">
        <w:r w:rsidDel="009D390B">
          <w:delText xml:space="preserve"> of</w:delText>
        </w:r>
      </w:del>
      <w:ins w:id="78" w:author="Ben Halpern" w:date="2016-01-18T20:17:00Z">
        <w:r w:rsidR="009D390B">
          <w:t>)</w:t>
        </w:r>
      </w:ins>
      <w:r>
        <w:t xml:space="preserve"> species mapped in both datasets, we examined how well the </w:t>
      </w:r>
      <w:del w:id="79" w:author="Ben Halpern" w:date="2016-01-18T20:38:00Z">
        <w:r w:rsidDel="00435A9F">
          <w:delText xml:space="preserve">species </w:delText>
        </w:r>
      </w:del>
      <w:r>
        <w:t>maps align and determined several issues that lead to misalignment between predicted species distributions, and outline</w:t>
      </w:r>
      <w:del w:id="80" w:author="Ben Halpern" w:date="2016-01-18T20:17:00Z">
        <w:r w:rsidDel="0052345A">
          <w:delText>d</w:delText>
        </w:r>
      </w:del>
      <w:r>
        <w:t xml:space="preserve"> possible improvements.</w:t>
      </w:r>
    </w:p>
    <w:p w14:paraId="1357934B" w14:textId="0886D60D" w:rsidR="00381F80" w:rsidRDefault="005C2660">
      <w:r>
        <w:t xml:space="preserve">We then subjected two recent marine biodiversity studies </w:t>
      </w:r>
      <w:del w:id="81" w:author="Ben Halpern" w:date="2016-01-18T22:04:00Z">
        <w:r w:rsidDel="006E5678">
          <w:delText>-</w:delText>
        </w:r>
      </w:del>
      <w:ins w:id="82" w:author="Ben Halpern" w:date="2016-01-18T22:04:00Z">
        <w:r w:rsidR="006E5678">
          <w:t>–</w:t>
        </w:r>
      </w:ins>
      <w:r>
        <w:t xml:space="preserve"> </w:t>
      </w:r>
      <w:ins w:id="83" w:author="Ben Halpern" w:date="2016-01-18T22:03:00Z">
        <w:r w:rsidR="006E5678">
          <w:t xml:space="preserve">assessing </w:t>
        </w:r>
      </w:ins>
      <w:ins w:id="84" w:author="Ben Halpern" w:date="2016-01-18T22:04:00Z">
        <w:r w:rsidR="006E5678">
          <w:t xml:space="preserve">the status of global biodiversity within </w:t>
        </w:r>
      </w:ins>
      <w:r>
        <w:t xml:space="preserve">the Ocean Health Index </w:t>
      </w:r>
      <w:del w:id="85" w:author="Ben Halpern" w:date="2016-01-18T22:04:00Z">
        <w:r w:rsidDel="006E5678">
          <w:delText xml:space="preserve">biodiversity goal </w:delText>
        </w:r>
      </w:del>
      <w:r>
        <w:t>(Halpern et al. 2012</w:t>
      </w:r>
      <w:ins w:id="86" w:author="Ben Halpern" w:date="2016-01-19T08:41:00Z">
        <w:r w:rsidR="00BD33BD">
          <w:t>, 2015</w:t>
        </w:r>
      </w:ins>
      <w:r>
        <w:t>) and a global analysis of gaps in protection afforded by marine protected areas (MPAs) (Klein et al. 2015) - to a sensitivity analysis</w:t>
      </w:r>
      <w:ins w:id="87" w:author="Ben Halpern" w:date="2016-01-19T08:39:00Z">
        <w:r w:rsidR="00867202">
          <w:t>.</w:t>
        </w:r>
      </w:ins>
      <w:del w:id="88" w:author="Ben Halpern" w:date="2016-01-19T08:39:00Z">
        <w:r w:rsidDel="00867202">
          <w:delText>,</w:delText>
        </w:r>
      </w:del>
      <w:r>
        <w:t xml:space="preserve"> </w:t>
      </w:r>
      <w:ins w:id="89" w:author="Ben Halpern" w:date="2016-01-19T08:39:00Z">
        <w:r w:rsidR="00867202">
          <w:t xml:space="preserve">We </w:t>
        </w:r>
      </w:ins>
      <w:ins w:id="90" w:author="Ben Halpern" w:date="2016-01-19T08:38:00Z">
        <w:r w:rsidR="00315FD7">
          <w:t>us</w:t>
        </w:r>
      </w:ins>
      <w:ins w:id="91" w:author="Ben Halpern" w:date="2016-01-19T08:39:00Z">
        <w:r w:rsidR="00867202">
          <w:t>ed</w:t>
        </w:r>
      </w:ins>
      <w:ins w:id="92" w:author="Ben Halpern" w:date="2016-01-19T08:38:00Z">
        <w:r w:rsidR="00315FD7">
          <w:t xml:space="preserve"> all unique species range data from both sources but </w:t>
        </w:r>
      </w:ins>
      <w:r>
        <w:t>substitut</w:t>
      </w:r>
      <w:ins w:id="93" w:author="Ben Halpern" w:date="2016-01-19T08:39:00Z">
        <w:r w:rsidR="00867202">
          <w:t>ed</w:t>
        </w:r>
      </w:ins>
      <w:del w:id="94" w:author="Ben Halpern" w:date="2016-01-19T08:39:00Z">
        <w:r w:rsidDel="00867202">
          <w:delText>ing</w:delText>
        </w:r>
      </w:del>
      <w:r>
        <w:t xml:space="preserve"> one dataset over the other</w:t>
      </w:r>
      <w:ins w:id="95" w:author="Ben Halpern" w:date="2016-01-19T08:38:00Z">
        <w:r w:rsidR="00315FD7">
          <w:t xml:space="preserve"> for shared species</w:t>
        </w:r>
      </w:ins>
      <w:del w:id="96" w:author="Ben Halpern" w:date="2016-01-19T08:39:00Z">
        <w:r w:rsidDel="00867202">
          <w:delText>,</w:delText>
        </w:r>
      </w:del>
      <w:r>
        <w:t xml:space="preserve"> to highlight the possible consequences of different data use decisions on our understanding of </w:t>
      </w:r>
      <w:r w:rsidRPr="00315FD7">
        <w:rPr>
          <w:rPrChange w:id="97" w:author="Ben Halpern" w:date="2016-01-19T08:38:00Z">
            <w:rPr>
              <w:i/>
            </w:rPr>
          </w:rPrChange>
        </w:rPr>
        <w:t>the status of</w:t>
      </w:r>
      <w:r>
        <w:t xml:space="preserve"> </w:t>
      </w:r>
      <w:ins w:id="98" w:author="Ben Halpern" w:date="2016-01-19T08:38:00Z">
        <w:r w:rsidR="00315FD7">
          <w:t xml:space="preserve">and protection of </w:t>
        </w:r>
      </w:ins>
      <w:r>
        <w:t xml:space="preserve">marine biodiversity. </w:t>
      </w:r>
      <w:del w:id="99" w:author="Ben Halpern" w:date="2016-01-18T22:04:00Z">
        <w:r w:rsidDel="006E5678">
          <w:rPr>
            <w:b/>
            <w:i/>
          </w:rPr>
          <w:delText>We found XXX... very briefly outline results?</w:delText>
        </w:r>
      </w:del>
    </w:p>
    <w:p w14:paraId="21BA6D61" w14:textId="77777777" w:rsidR="00381F80" w:rsidRDefault="005C2660">
      <w:r>
        <w:pict w14:anchorId="436AEF63">
          <v:rect id="_x0000_i1028" style="width:0;height:1.5pt" o:hralign="center" o:hrstd="t" o:hr="t"/>
        </w:pict>
      </w:r>
    </w:p>
    <w:p w14:paraId="0802E082" w14:textId="77777777" w:rsidR="00381F80" w:rsidRDefault="005C2660">
      <w:pPr>
        <w:pStyle w:val="Heading2"/>
      </w:pPr>
      <w:bookmarkStart w:id="100" w:name="overview-of-aquamaps-and-iucn-datasets"/>
      <w:bookmarkEnd w:id="100"/>
      <w:commentRangeStart w:id="101"/>
      <w:r>
        <w:lastRenderedPageBreak/>
        <w:t>Overview of AquaMaps and IUCN datasets</w:t>
      </w:r>
      <w:commentRangeEnd w:id="101"/>
      <w:r w:rsidR="00E1372E">
        <w:rPr>
          <w:rStyle w:val="CommentReference"/>
          <w:rFonts w:asciiTheme="minorHAnsi" w:eastAsiaTheme="minorHAnsi" w:hAnsiTheme="minorHAnsi" w:cstheme="minorBidi"/>
          <w:b w:val="0"/>
          <w:bCs w:val="0"/>
          <w:color w:val="auto"/>
        </w:rPr>
        <w:commentReference w:id="101"/>
      </w:r>
    </w:p>
    <w:p w14:paraId="716B8C87" w14:textId="77777777" w:rsidR="00381F80" w:rsidRDefault="005C2660">
      <w:r>
        <w:t xml:space="preserve">The IUCN publishes species range maps as polygon shapefiles, bundled by taxonomic groups (REF). Using a geographic information system (GIS), experts outline spatial polygons to represent a given species' extent of occurrence, based on observation records and refined by expert understanding of the species' range and habitat preferences. </w:t>
      </w:r>
      <w:r>
        <w:rPr>
          <w:i/>
        </w:rPr>
        <w:t>IUCN releases a range map bundle for a taxonomic group once it has been "comprehensively assessed," i.e. at least 90% of the species within the taxonomic group have been evaluated (REF).</w:t>
      </w:r>
      <w:r>
        <w:t xml:space="preserve"> While this mitigates sampling bias within taxa, it also means that entire taxonomic groups remain unavailable until they have met this threshold of comprehensive assessment.</w:t>
      </w:r>
    </w:p>
    <w:p w14:paraId="45FB04D0" w14:textId="77777777" w:rsidR="00381F80" w:rsidRDefault="005C2660">
      <w:r>
        <w:t>AquaMaps develops species distribution maps based on modeled relative environmental suitability. For each mapped species, environmental preferences (e.g. temperature, depth, salinity) are deduced from occurrence records, published species databases such as FishBase, and expert knowledge. The AquaMaps model overlays these environmental preferences atop a map of environmental attributes on a 0.5 degree grid, creating a global raster of probability of occurrence for each species. A subset of the resulting distribution maps (1296 of 22889 species maps; 5.7%) have been checked or formally reviewed by experts, to validate and improve the parameters and underlying model.</w:t>
      </w:r>
    </w:p>
    <w:p w14:paraId="49F47D73" w14:textId="77777777" w:rsidR="00381F80" w:rsidRDefault="005C2660">
      <w:r>
        <w:t>IUCN range maps are intended to include all possible regions in which a species may be present, with the caveat that this does not imply the species is evenly distributed everywhere within the boundaries of the map(REF). AquaMaps modeled distribution maps provide a more nuanced prediction of species presence within the extent of occurrence, but the model may not capture all the complexities that drive species distribution (REF). Due to these differences in methodology and intent, IUCN range maps are more likely to overpredict species presence (and underpredict absence) while AquaMaps modeled distribution maps are relatively more likely to underpredict species presence.(REF and REF)</w:t>
      </w:r>
    </w:p>
    <w:p w14:paraId="437D6F1B" w14:textId="77777777" w:rsidR="00381F80" w:rsidRDefault="005C2660">
      <w:r>
        <w:pict w14:anchorId="786E8B1E">
          <v:rect id="_x0000_i1029" style="width:0;height:1.5pt" o:hralign="center" o:hrstd="t" o:hr="t"/>
        </w:pict>
      </w:r>
    </w:p>
    <w:p w14:paraId="3E1C3FD7" w14:textId="77777777" w:rsidR="00381F80" w:rsidRDefault="005C2660">
      <w:pPr>
        <w:pStyle w:val="Heading1"/>
      </w:pPr>
      <w:bookmarkStart w:id="102" w:name="results-and-discussion"/>
      <w:bookmarkEnd w:id="102"/>
      <w:commentRangeStart w:id="103"/>
      <w:r>
        <w:t>Results and Discussion</w:t>
      </w:r>
    </w:p>
    <w:p w14:paraId="5CC9FD8F" w14:textId="69E3700F" w:rsidR="00381F80" w:rsidDel="008C3A59" w:rsidRDefault="005C2660">
      <w:pPr>
        <w:pStyle w:val="Heading2"/>
        <w:rPr>
          <w:del w:id="104" w:author="Ben Halpern" w:date="2016-01-19T10:35:00Z"/>
        </w:rPr>
      </w:pPr>
      <w:bookmarkStart w:id="105" w:name="comparing-the-two-datasets"/>
      <w:bookmarkEnd w:id="105"/>
      <w:del w:id="106" w:author="Ben Halpern" w:date="2016-01-19T10:35:00Z">
        <w:r w:rsidDel="008C3A59">
          <w:delText>Comparing the two datasets</w:delText>
        </w:r>
      </w:del>
    </w:p>
    <w:p w14:paraId="4C114AB7" w14:textId="54C92DC8" w:rsidR="00381F80" w:rsidRDefault="005C2660">
      <w:pPr>
        <w:pStyle w:val="Heading3"/>
      </w:pPr>
      <w:bookmarkStart w:id="107" w:name="taxonomic-distribution-between-datasets"/>
      <w:bookmarkEnd w:id="107"/>
      <w:commentRangeStart w:id="108"/>
      <w:del w:id="109" w:author="Ben Halpern" w:date="2016-01-19T10:37:00Z">
        <w:r w:rsidDel="008C3A59">
          <w:delText xml:space="preserve">Taxonomic </w:delText>
        </w:r>
        <w:commentRangeEnd w:id="108"/>
        <w:r w:rsidR="00DD4A68" w:rsidDel="008C3A59">
          <w:rPr>
            <w:rStyle w:val="CommentReference"/>
            <w:rFonts w:asciiTheme="minorHAnsi" w:eastAsiaTheme="minorHAnsi" w:hAnsiTheme="minorHAnsi" w:cstheme="minorBidi"/>
            <w:b w:val="0"/>
            <w:bCs w:val="0"/>
            <w:color w:val="auto"/>
          </w:rPr>
          <w:commentReference w:id="108"/>
        </w:r>
        <w:r w:rsidDel="008C3A59">
          <w:delText>distribution between</w:delText>
        </w:r>
      </w:del>
      <w:ins w:id="110" w:author="Ben Halpern" w:date="2016-01-19T10:37:00Z">
        <w:r w:rsidR="008C3A59">
          <w:t>How and why the</w:t>
        </w:r>
      </w:ins>
      <w:r>
        <w:t xml:space="preserve"> datasets</w:t>
      </w:r>
      <w:ins w:id="111" w:author="Ben Halpern" w:date="2016-01-19T10:37:00Z">
        <w:r w:rsidR="008C3A59">
          <w:t xml:space="preserve"> differ</w:t>
        </w:r>
      </w:ins>
    </w:p>
    <w:commentRangeEnd w:id="103"/>
    <w:p w14:paraId="4E6C1A4F" w14:textId="709E1295" w:rsidR="00381F80" w:rsidRPr="008C3A59" w:rsidDel="008C3A59" w:rsidRDefault="00D22B6A">
      <w:pPr>
        <w:rPr>
          <w:del w:id="112" w:author="Ben Halpern" w:date="2016-01-19T10:37:00Z"/>
        </w:rPr>
      </w:pPr>
      <w:r>
        <w:rPr>
          <w:rStyle w:val="CommentReference"/>
        </w:rPr>
        <w:commentReference w:id="103"/>
      </w:r>
      <w:commentRangeStart w:id="113"/>
      <w:del w:id="114" w:author="Ben Halpern" w:date="2016-01-19T10:37:00Z">
        <w:r w:rsidR="005C2660" w:rsidRPr="008C3A59" w:rsidDel="008C3A59">
          <w:rPr>
            <w:b/>
            <w:rPrChange w:id="115" w:author="Ben Halpern" w:date="2016-01-19T10:38:00Z">
              <w:rPr>
                <w:b/>
                <w:i/>
              </w:rPr>
            </w:rPrChange>
          </w:rPr>
          <w:delText>I wonder if this section is becoming less a part of the "story", maybe this part should go in SOM?</w:delText>
        </w:r>
        <w:r w:rsidR="005C2660" w:rsidRPr="008C3A59" w:rsidDel="008C3A59">
          <w:delText xml:space="preserve"> </w:delText>
        </w:r>
        <w:r w:rsidR="005C2660" w:rsidRPr="008C3A59" w:rsidDel="008C3A59">
          <w:rPr>
            <w:rPrChange w:id="116" w:author="Ben Halpern" w:date="2016-01-19T10:38:00Z">
              <w:rPr>
                <w:i/>
              </w:rPr>
            </w:rPrChange>
          </w:rPr>
          <w:delText>- though I think it's pretty important to understand that there is a huge difference in which species and taxonomic groups are covered in each set. That also helps to explain why there is such a small overlap, and helps show that the overlapping species are not necessarily representative? It also provides a logical lead-in from description of the overall datasets to the analysis of just the overlapping portion of the datasets</w:delText>
        </w:r>
        <w:commentRangeEnd w:id="113"/>
        <w:r w:rsidR="008C3A59" w:rsidRPr="008C3A59" w:rsidDel="008C3A59">
          <w:rPr>
            <w:rStyle w:val="CommentReference"/>
          </w:rPr>
          <w:commentReference w:id="113"/>
        </w:r>
        <w:r w:rsidR="005C2660" w:rsidRPr="008C3A59" w:rsidDel="008C3A59">
          <w:rPr>
            <w:rPrChange w:id="117" w:author="Ben Halpern" w:date="2016-01-19T10:38:00Z">
              <w:rPr>
                <w:i/>
              </w:rPr>
            </w:rPrChange>
          </w:rPr>
          <w:delText>.</w:delText>
        </w:r>
      </w:del>
    </w:p>
    <w:p w14:paraId="243A1BA6" w14:textId="08E6F948" w:rsidR="00381F80" w:rsidDel="004F5A34" w:rsidRDefault="005C2660" w:rsidP="004F5A34">
      <w:pPr>
        <w:rPr>
          <w:del w:id="118" w:author="Ben Halpern" w:date="2016-01-19T11:20:00Z"/>
        </w:rPr>
        <w:pPrChange w:id="119" w:author="Ben Halpern" w:date="2016-01-19T11:20:00Z">
          <w:pPr/>
        </w:pPrChange>
      </w:pPr>
      <w:del w:id="120" w:author="Ben Halpern" w:date="2016-01-19T10:37:00Z">
        <w:r w:rsidRPr="004C27CE" w:rsidDel="008C3A59">
          <w:delText xml:space="preserve">Each dataset offers spatial distribution information for large numbers of species (22889 AquaMaps-mapped species; </w:delText>
        </w:r>
        <w:commentRangeStart w:id="121"/>
        <w:r w:rsidRPr="004C27CE" w:rsidDel="008C3A59">
          <w:delText>4138</w:delText>
        </w:r>
        <w:commentRangeEnd w:id="121"/>
        <w:r w:rsidR="00DD4A68" w:rsidRPr="008C3A59" w:rsidDel="008C3A59">
          <w:rPr>
            <w:rStyle w:val="CommentReference"/>
          </w:rPr>
          <w:commentReference w:id="121"/>
        </w:r>
        <w:r w:rsidRPr="008C3A59" w:rsidDel="008C3A59">
          <w:delText xml:space="preserve"> IUCN-mapped marine species). However, t</w:delText>
        </w:r>
      </w:del>
      <w:ins w:id="122" w:author="Ben Halpern" w:date="2016-01-19T10:37:00Z">
        <w:r w:rsidR="008C3A59" w:rsidRPr="008C3A59">
          <w:rPr>
            <w:b/>
            <w:rPrChange w:id="123" w:author="Ben Halpern" w:date="2016-01-19T10:38:00Z">
              <w:rPr>
                <w:b/>
                <w:i/>
              </w:rPr>
            </w:rPrChange>
          </w:rPr>
          <w:t>T</w:t>
        </w:r>
      </w:ins>
      <w:r>
        <w:t xml:space="preserve">he </w:t>
      </w:r>
      <w:ins w:id="124" w:author="Ben Halpern" w:date="2016-01-19T11:26:00Z">
        <w:r w:rsidR="00350CFA">
          <w:t xml:space="preserve">two </w:t>
        </w:r>
      </w:ins>
      <w:r>
        <w:t xml:space="preserve">datasets </w:t>
      </w:r>
      <w:del w:id="125" w:author="Ben Halpern" w:date="2016-01-19T10:38:00Z">
        <w:r w:rsidDel="004C27CE">
          <w:delText>vary in terms of</w:delText>
        </w:r>
      </w:del>
      <w:ins w:id="126" w:author="Ben Halpern" w:date="2016-01-19T10:38:00Z">
        <w:r w:rsidR="004C27CE">
          <w:t>have notably different</w:t>
        </w:r>
      </w:ins>
      <w:r>
        <w:t xml:space="preserve"> taxonomic </w:t>
      </w:r>
      <w:del w:id="127" w:author="Ben Halpern" w:date="2016-01-19T11:13:00Z">
        <w:r w:rsidDel="004F5A34">
          <w:delText xml:space="preserve">coverage </w:delText>
        </w:r>
      </w:del>
      <w:ins w:id="128" w:author="Ben Halpern" w:date="2016-01-19T11:13:00Z">
        <w:r w:rsidR="004F5A34">
          <w:t xml:space="preserve">(Fig. 1A) </w:t>
        </w:r>
      </w:ins>
      <w:r>
        <w:t xml:space="preserve">and regional </w:t>
      </w:r>
      <w:ins w:id="129" w:author="Ben Halpern" w:date="2016-01-19T11:13:00Z">
        <w:r w:rsidR="004F5A34">
          <w:t xml:space="preserve">(Fig. 1B,C) </w:t>
        </w:r>
      </w:ins>
      <w:r>
        <w:t>coverage</w:t>
      </w:r>
      <w:del w:id="130" w:author="Ben Halpern" w:date="2016-01-19T11:13:00Z">
        <w:r w:rsidDel="004F5A34">
          <w:delText xml:space="preserve">, </w:delText>
        </w:r>
      </w:del>
      <w:del w:id="131" w:author="Ben Halpern" w:date="2016-01-19T10:38:00Z">
        <w:r w:rsidDel="004C27CE">
          <w:delText xml:space="preserve">with only 2166 species included in both datasets (9.5% of AquaMaps species; 52.3% of IUCN marine species; </w:delText>
        </w:r>
      </w:del>
      <w:del w:id="132" w:author="Ben Halpern" w:date="2016-01-19T11:13:00Z">
        <w:r w:rsidDel="004F5A34">
          <w:delText>Figure 1a)</w:delText>
        </w:r>
      </w:del>
      <w:r>
        <w:t>.</w:t>
      </w:r>
      <w:ins w:id="133" w:author="Ben Halpern" w:date="2016-01-19T11:20:00Z">
        <w:r w:rsidR="004F5A34">
          <w:t xml:space="preserve"> </w:t>
        </w:r>
      </w:ins>
    </w:p>
    <w:p w14:paraId="00EC3DED" w14:textId="77777777" w:rsidR="006B0308" w:rsidRDefault="005C2660" w:rsidP="004F5A34">
      <w:pPr>
        <w:rPr>
          <w:ins w:id="134" w:author="Ben Halpern" w:date="2016-01-19T11:33:00Z"/>
        </w:rPr>
      </w:pPr>
      <w:del w:id="135" w:author="Ben Halpern" w:date="2016-01-19T11:20:00Z">
        <w:r w:rsidDel="004F5A34">
          <w:delText xml:space="preserve">The distribution of </w:delText>
        </w:r>
      </w:del>
      <w:r>
        <w:t xml:space="preserve">IUCN-mapped species </w:t>
      </w:r>
      <w:del w:id="136" w:author="Ben Halpern" w:date="2016-01-19T11:20:00Z">
        <w:r w:rsidDel="004F5A34">
          <w:delText>skews toward</w:delText>
        </w:r>
      </w:del>
      <w:ins w:id="137" w:author="Ben Halpern" w:date="2016-01-19T11:20:00Z">
        <w:r w:rsidR="004F5A34">
          <w:t>focus on</w:t>
        </w:r>
      </w:ins>
      <w:r>
        <w:t xml:space="preserve"> tropical latitudes and away from the Atlantic and Eastern Pacific compared to </w:t>
      </w:r>
      <w:del w:id="138" w:author="Ben Halpern" w:date="2016-01-19T11:27:00Z">
        <w:r w:rsidDel="00350CFA">
          <w:delText xml:space="preserve">the distribution of </w:delText>
        </w:r>
      </w:del>
      <w:proofErr w:type="spellStart"/>
      <w:r>
        <w:t>AquaMaps</w:t>
      </w:r>
      <w:proofErr w:type="spellEnd"/>
      <w:r>
        <w:t>-mapped species</w:t>
      </w:r>
      <w:ins w:id="139" w:author="Ben Halpern" w:date="2016-01-19T11:24:00Z">
        <w:r w:rsidR="007A64FA">
          <w:t xml:space="preserve">. </w:t>
        </w:r>
        <w:proofErr w:type="gramStart"/>
        <w:r w:rsidR="007A64FA">
          <w:t>These difference</w:t>
        </w:r>
      </w:ins>
      <w:ins w:id="140" w:author="Ben Halpern" w:date="2016-01-19T11:27:00Z">
        <w:r w:rsidR="00350CFA">
          <w:t>s</w:t>
        </w:r>
      </w:ins>
      <w:ins w:id="141" w:author="Ben Halpern" w:date="2016-01-19T11:24:00Z">
        <w:r w:rsidR="007A64FA">
          <w:t xml:space="preserve"> are mostly mitigated by using both datasets</w:t>
        </w:r>
        <w:proofErr w:type="gramEnd"/>
        <w:r w:rsidR="007A64FA">
          <w:t>, but the underlying methodological differences complicate such direct comparisons</w:t>
        </w:r>
      </w:ins>
      <w:ins w:id="142" w:author="Ben Halpern" w:date="2016-01-19T11:27:00Z">
        <w:r w:rsidR="00350CFA">
          <w:t>,</w:t>
        </w:r>
      </w:ins>
      <w:ins w:id="143" w:author="Ben Halpern" w:date="2016-01-19T11:24:00Z">
        <w:r w:rsidR="007A64FA">
          <w:t xml:space="preserve"> and furthermore require</w:t>
        </w:r>
      </w:ins>
      <w:ins w:id="144" w:author="Ben Halpern" w:date="2016-01-19T11:27:00Z">
        <w:r w:rsidR="00350CFA">
          <w:t>s</w:t>
        </w:r>
      </w:ins>
      <w:ins w:id="145" w:author="Ben Halpern" w:date="2016-01-19T11:24:00Z">
        <w:r w:rsidR="006B0308">
          <w:t xml:space="preserve"> resolving differences </w:t>
        </w:r>
      </w:ins>
      <w:ins w:id="146" w:author="Ben Halpern" w:date="2016-01-19T11:33:00Z">
        <w:r w:rsidR="006B0308">
          <w:t>(or choosing one source over the other) f</w:t>
        </w:r>
      </w:ins>
      <w:ins w:id="147" w:author="Ben Halpern" w:date="2016-01-19T11:24:00Z">
        <w:r w:rsidR="007A64FA">
          <w:t xml:space="preserve">or </w:t>
        </w:r>
      </w:ins>
      <w:ins w:id="148" w:author="Ben Halpern" w:date="2016-01-19T11:28:00Z">
        <w:r w:rsidR="00350CFA">
          <w:t xml:space="preserve">the 2166 </w:t>
        </w:r>
      </w:ins>
      <w:ins w:id="149" w:author="Ben Halpern" w:date="2016-01-19T11:24:00Z">
        <w:r w:rsidR="007A64FA">
          <w:t>shared species.</w:t>
        </w:r>
      </w:ins>
    </w:p>
    <w:p w14:paraId="644365B3" w14:textId="2A08F32A" w:rsidR="00381F80" w:rsidRDefault="006B0308" w:rsidP="004F5A34">
      <w:ins w:id="150" w:author="Ben Halpern" w:date="2016-01-19T11:33:00Z">
        <w:r>
          <w:lastRenderedPageBreak/>
          <w:t>[</w:t>
        </w:r>
        <w:proofErr w:type="gramStart"/>
        <w:r>
          <w:t>if</w:t>
        </w:r>
        <w:proofErr w:type="gramEnd"/>
        <w:r>
          <w:t xml:space="preserve"> you insert above description of methods differences, here’s the place to do it]</w:t>
        </w:r>
      </w:ins>
      <w:del w:id="151" w:author="Ben Halpern" w:date="2016-01-19T11:21:00Z">
        <w:r w:rsidR="005C2660" w:rsidDel="00794C48">
          <w:delText>.(Figure 1b and 1c) This skew likely reflects the fact that the IUCN dataset focuses more heavily on coral reef-associated taxa than does the AquaMaps dataset (see Figure 1a).</w:delText>
        </w:r>
      </w:del>
    </w:p>
    <w:p w14:paraId="08A17F4A" w14:textId="65B0BF22" w:rsidR="00381F80" w:rsidDel="007A64FA" w:rsidRDefault="00350CFA">
      <w:pPr>
        <w:rPr>
          <w:del w:id="152" w:author="Ben Halpern" w:date="2016-01-19T11:26:00Z"/>
        </w:rPr>
      </w:pPr>
      <w:ins w:id="153" w:author="Ben Halpern" w:date="2016-01-19T11:28:00Z">
        <w:r>
          <w:t xml:space="preserve">To explore </w:t>
        </w:r>
      </w:ins>
      <w:ins w:id="154" w:author="Ben Halpern" w:date="2016-01-19T11:29:00Z">
        <w:r>
          <w:t>differences in species distribution (where on the map) and extent of species range (how much of the map)</w:t>
        </w:r>
      </w:ins>
      <w:ins w:id="155" w:author="Ben Halpern" w:date="2016-01-19T11:36:00Z">
        <w:r w:rsidR="006B0308">
          <w:t xml:space="preserve"> of the two datasets</w:t>
        </w:r>
      </w:ins>
      <w:ins w:id="156" w:author="Ben Halpern" w:date="2016-01-19T11:29:00Z">
        <w:r>
          <w:t xml:space="preserve">, we </w:t>
        </w:r>
      </w:ins>
      <w:ins w:id="157" w:author="Ben Halpern" w:date="2016-01-19T11:34:00Z">
        <w:r w:rsidR="006B0308">
          <w:t xml:space="preserve">mapped the differences in alignment against differences in extent </w:t>
        </w:r>
      </w:ins>
      <w:ins w:id="158" w:author="Ben Halpern" w:date="2016-01-19T11:36:00Z">
        <w:r w:rsidR="006B0308">
          <w:t>for each shared</w:t>
        </w:r>
      </w:ins>
      <w:ins w:id="159" w:author="Ben Halpern" w:date="2016-01-19T11:34:00Z">
        <w:r w:rsidR="006B0308">
          <w:t xml:space="preserve"> species (Fig. 2</w:t>
        </w:r>
      </w:ins>
      <w:ins w:id="160" w:author="Ben Halpern" w:date="2016-01-19T11:36:00Z">
        <w:r w:rsidR="006B0308">
          <w:t>a</w:t>
        </w:r>
      </w:ins>
      <w:ins w:id="161" w:author="Ben Halpern" w:date="2016-01-19T11:34:00Z">
        <w:r w:rsidR="006B0308">
          <w:t>)</w:t>
        </w:r>
      </w:ins>
      <w:ins w:id="162" w:author="Ben Halpern" w:date="2016-01-19T11:29:00Z">
        <w:r>
          <w:t>.</w:t>
        </w:r>
      </w:ins>
      <w:ins w:id="163" w:author="Ben Halpern" w:date="2016-01-19T11:36:00Z">
        <w:r w:rsidR="006B0308">
          <w:t xml:space="preserve"> </w:t>
        </w:r>
      </w:ins>
      <w:ins w:id="164" w:author="Ben Halpern" w:date="2016-01-19T11:37:00Z">
        <w:r w:rsidR="006B0308">
          <w:t xml:space="preserve">Overall we see a negative linear relationship, where increasing overlap in </w:t>
        </w:r>
      </w:ins>
      <w:ins w:id="165" w:author="Ben Halpern" w:date="2016-01-19T11:38:00Z">
        <w:r w:rsidR="006B0308">
          <w:t>extent leads to a decrease in alignment.  [</w:t>
        </w:r>
        <w:proofErr w:type="gramStart"/>
        <w:r w:rsidR="006B0308">
          <w:t>explain</w:t>
        </w:r>
        <w:proofErr w:type="gramEnd"/>
        <w:r w:rsidR="006B0308">
          <w:t>/discuss]. Furthermore, t</w:t>
        </w:r>
      </w:ins>
      <w:ins w:id="166" w:author="Ben Halpern" w:date="2016-01-19T11:36:00Z">
        <w:r w:rsidR="006B0308">
          <w:t xml:space="preserve">he four quadrants highlight different categories of </w:t>
        </w:r>
      </w:ins>
      <w:ins w:id="167" w:author="Ben Halpern" w:date="2016-01-19T11:38:00Z">
        <w:r w:rsidR="006B0308">
          <w:t>relationships.</w:t>
        </w:r>
      </w:ins>
      <w:ins w:id="168" w:author="Ben Halpern" w:date="2016-01-19T11:39:00Z">
        <w:r w:rsidR="00F60073">
          <w:t xml:space="preserve"> The upper </w:t>
        </w:r>
      </w:ins>
      <w:ins w:id="169" w:author="Ben Halpern" w:date="2016-01-19T11:40:00Z">
        <w:r w:rsidR="00F60073">
          <w:t>right</w:t>
        </w:r>
      </w:ins>
      <w:ins w:id="170" w:author="Ben Halpern" w:date="2016-01-19T11:39:00Z">
        <w:r w:rsidR="00F60073">
          <w:t xml:space="preserve"> quadrant includes </w:t>
        </w:r>
      </w:ins>
      <w:commentRangeStart w:id="171"/>
      <w:del w:id="172" w:author="Ben Halpern" w:date="2016-01-19T11:21:00Z">
        <w:r w:rsidR="005C2660" w:rsidDel="00794C48">
          <w:delText>For spatial assessments of biodiversity, the choice of one dataset over the other is likely to result in significantly different conclusions. For studies confined to a narrow range of taxa or to a narrow spatial scale, one dataset may offer an advantage over the other in the number of mapped species available. For global scale biodiversity studies, however, the selection of one dataset over the other will entail tradeoffs in spatial coverage and taxonomic breadth versus depth.</w:delText>
        </w:r>
        <w:r w:rsidR="005C2660" w:rsidDel="00794C48">
          <w:rPr>
            <w:i/>
          </w:rPr>
          <w:delText>use something from Rondinini here?</w:delText>
        </w:r>
        <w:commentRangeEnd w:id="171"/>
        <w:r w:rsidR="00794C48" w:rsidDel="00794C48">
          <w:rPr>
            <w:rStyle w:val="CommentReference"/>
          </w:rPr>
          <w:commentReference w:id="171"/>
        </w:r>
      </w:del>
    </w:p>
    <w:p w14:paraId="369CE5A4" w14:textId="38BF0114" w:rsidR="00381F80" w:rsidDel="007A64FA" w:rsidRDefault="005C2660">
      <w:pPr>
        <w:rPr>
          <w:del w:id="173" w:author="Ben Halpern" w:date="2016-01-19T11:25:00Z"/>
        </w:rPr>
      </w:pPr>
      <w:del w:id="174" w:author="Ben Halpern" w:date="2016-01-19T11:25:00Z">
        <w:r w:rsidDel="007A64FA">
          <w:rPr>
            <w:i/>
          </w:rPr>
          <w:delText>Small overlap means that using both datasets in conjunction will add a huge number of species without duplicating efforts, if the differences between the two methods can be reconciled appropriately</w:delText>
        </w:r>
      </w:del>
    </w:p>
    <w:p w14:paraId="3C22A16A" w14:textId="4AB7C883" w:rsidR="00381F80" w:rsidDel="007A64FA" w:rsidRDefault="005C2660">
      <w:pPr>
        <w:rPr>
          <w:del w:id="175" w:author="Ben Halpern" w:date="2016-01-19T11:25:00Z"/>
        </w:rPr>
      </w:pPr>
      <w:del w:id="176" w:author="Ben Halpern" w:date="2016-01-19T11:25:00Z">
        <w:r w:rsidDel="007A64FA">
          <w:rPr>
            <w:i/>
          </w:rPr>
          <w:delText>find a reference that describes what makes a "good" dataset for global biodiversity, e.g. OHI, or maybe species richness vs diversity vs "health" or whatnot: (Tittensor et al., 2010)</w:delText>
        </w:r>
      </w:del>
    </w:p>
    <w:p w14:paraId="17973B5F" w14:textId="5AC0D1E1" w:rsidR="00381F80" w:rsidDel="007A64FA" w:rsidRDefault="005C2660">
      <w:pPr>
        <w:rPr>
          <w:del w:id="177" w:author="Ben Halpern" w:date="2016-01-19T11:25:00Z"/>
        </w:rPr>
      </w:pPr>
      <w:del w:id="178" w:author="Ben Halpern" w:date="2016-01-19T11:25:00Z">
        <w:r w:rsidDel="007A64FA">
          <w:pict w14:anchorId="43DBFC27">
            <v:rect id="_x0000_i1030" style="width:0;height:1.5pt" o:hralign="center" o:hrstd="t" o:hr="t"/>
          </w:pict>
        </w:r>
      </w:del>
    </w:p>
    <w:p w14:paraId="1FCD7984" w14:textId="7292E2A0" w:rsidR="00381F80" w:rsidDel="00F60073" w:rsidRDefault="005C2660" w:rsidP="00F60073">
      <w:pPr>
        <w:rPr>
          <w:del w:id="179" w:author="Ben Halpern" w:date="2016-01-19T11:39:00Z"/>
        </w:rPr>
        <w:pPrChange w:id="180" w:author="Ben Halpern" w:date="2016-01-19T11:39:00Z">
          <w:pPr>
            <w:pStyle w:val="Heading3"/>
          </w:pPr>
        </w:pPrChange>
      </w:pPr>
      <w:bookmarkStart w:id="181" w:name="defining-spatial-alignment-between-the-t"/>
      <w:bookmarkEnd w:id="181"/>
      <w:del w:id="182" w:author="Ben Halpern" w:date="2016-01-19T11:25:00Z">
        <w:r w:rsidDel="007A64FA">
          <w:delText>Defining spatial alignment between the two datasets</w:delText>
        </w:r>
      </w:del>
    </w:p>
    <w:p w14:paraId="28BB73CD" w14:textId="6333BEC8" w:rsidR="00381F80" w:rsidDel="00350CFA" w:rsidRDefault="005C2660" w:rsidP="00F60073">
      <w:pPr>
        <w:rPr>
          <w:del w:id="183" w:author="Ben Halpern" w:date="2016-01-19T11:29:00Z"/>
        </w:rPr>
        <w:pPrChange w:id="184" w:author="Ben Halpern" w:date="2016-01-19T11:39:00Z">
          <w:pPr/>
        </w:pPrChange>
      </w:pPr>
      <w:del w:id="185" w:author="Ben Halpern" w:date="2016-01-19T11:29:00Z">
        <w:r w:rsidDel="00350CFA">
          <w:delText>The IUCN and AquaMaps spatial datasets share 2166 species in common. Placing each of these species' pair of maps side by side, we would hope to see spatial correlation both in the global pattern of species distribution (where on the map) and the extent of species range (how much of the map).</w:delText>
        </w:r>
      </w:del>
    </w:p>
    <w:p w14:paraId="3A5657D0" w14:textId="53F9FBE1" w:rsidR="00381F80" w:rsidDel="006B0308" w:rsidRDefault="005C2660" w:rsidP="00F60073">
      <w:pPr>
        <w:rPr>
          <w:del w:id="186" w:author="Ben Halpern" w:date="2016-01-19T11:38:00Z"/>
        </w:rPr>
        <w:pPrChange w:id="187" w:author="Ben Halpern" w:date="2016-01-19T11:39:00Z">
          <w:pPr/>
        </w:pPrChange>
      </w:pPr>
      <w:del w:id="188" w:author="Ben Halpern" w:date="2016-01-19T11:38:00Z">
        <w:r w:rsidDel="006B0308">
          <w:delText xml:space="preserve">Dividing the map-paired species into quadrants based on median values for each dimension allows us to examine the </w:delText>
        </w:r>
        <w:r w:rsidDel="006B0308">
          <w:rPr>
            <w:i/>
          </w:rPr>
          <w:delText>implications</w:delText>
        </w:r>
        <w:r w:rsidDel="006B0308">
          <w:delText xml:space="preserve"> of four different qualities of alignment. (Figure 2a)</w:delText>
        </w:r>
      </w:del>
    </w:p>
    <w:p w14:paraId="1D73A653" w14:textId="70C1E6F2" w:rsidR="00381F80" w:rsidRDefault="005C2660" w:rsidP="00F60073">
      <w:del w:id="189" w:author="Ben Halpern" w:date="2016-01-19T11:39:00Z">
        <w:r w:rsidDel="00F60073">
          <w:delText xml:space="preserve">Quadrant 1 highlights </w:delText>
        </w:r>
      </w:del>
      <w:proofErr w:type="gramStart"/>
      <w:r>
        <w:t>species</w:t>
      </w:r>
      <w:proofErr w:type="gramEnd"/>
      <w:r>
        <w:t xml:space="preserve"> </w:t>
      </w:r>
      <w:ins w:id="190" w:author="Ben Halpern" w:date="2016-01-19T11:40:00Z">
        <w:r w:rsidR="00367F80">
          <w:t>(N=401</w:t>
        </w:r>
        <w:r w:rsidR="00F60073">
          <w:t xml:space="preserve">) </w:t>
        </w:r>
      </w:ins>
      <w:r>
        <w:t xml:space="preserve">whose map pairs agree in both spatial distribution and </w:t>
      </w:r>
      <w:del w:id="191" w:author="Ben Halpern" w:date="2016-01-19T11:44:00Z">
        <w:r w:rsidDel="00367F80">
          <w:delText xml:space="preserve">the </w:delText>
        </w:r>
      </w:del>
      <w:r>
        <w:t>extent of described ranges</w:t>
      </w:r>
      <w:ins w:id="192" w:author="Ben Halpern" w:date="2016-01-19T11:40:00Z">
        <w:r w:rsidR="00F60073">
          <w:t xml:space="preserve">. These </w:t>
        </w:r>
      </w:ins>
      <w:ins w:id="193" w:author="Ben Halpern" w:date="2016-01-19T11:44:00Z">
        <w:r w:rsidR="00367F80">
          <w:t xml:space="preserve">species </w:t>
        </w:r>
      </w:ins>
      <w:ins w:id="194" w:author="Ben Halpern" w:date="2016-01-19T11:40:00Z">
        <w:r w:rsidR="00F60073">
          <w:t xml:space="preserve">tend to be </w:t>
        </w:r>
      </w:ins>
      <w:del w:id="195" w:author="Ben Halpern" w:date="2016-01-19T11:40:00Z">
        <w:r w:rsidDel="00F60073">
          <w:delText>, as we would expect for</w:delText>
        </w:r>
      </w:del>
      <w:del w:id="196" w:author="Ben Halpern" w:date="2016-01-19T11:41:00Z">
        <w:r w:rsidDel="00F60073">
          <w:delText xml:space="preserve"> </w:delText>
        </w:r>
      </w:del>
      <w:proofErr w:type="gramStart"/>
      <w:r>
        <w:t>well-</w:t>
      </w:r>
      <w:proofErr w:type="gramEnd"/>
      <w:del w:id="197" w:author="Ben Halpern" w:date="2016-01-19T11:41:00Z">
        <w:r w:rsidDel="00F60073">
          <w:delText xml:space="preserve">understood </w:delText>
        </w:r>
      </w:del>
      <w:ins w:id="198" w:author="Ben Halpern" w:date="2016-01-19T11:41:00Z">
        <w:r w:rsidR="00F60073">
          <w:t xml:space="preserve">studied </w:t>
        </w:r>
      </w:ins>
      <w:del w:id="199" w:author="Ben Halpern" w:date="2016-01-19T11:44:00Z">
        <w:r w:rsidDel="00367F80">
          <w:delText>species</w:delText>
        </w:r>
      </w:del>
      <w:ins w:id="200" w:author="Ben Halpern" w:date="2016-01-19T11:41:00Z">
        <w:r w:rsidR="007F5002">
          <w:t xml:space="preserve">and predominantly fall within </w:t>
        </w:r>
      </w:ins>
      <w:ins w:id="201" w:author="Ben Halpern" w:date="2016-01-19T11:42:00Z">
        <w:r w:rsidR="007F5002">
          <w:t>wide-ranging pelagic organisms</w:t>
        </w:r>
      </w:ins>
      <w:ins w:id="202" w:author="Ben Halpern" w:date="2016-01-19T11:41:00Z">
        <w:r w:rsidR="007F5002">
          <w:t xml:space="preserve"> </w:t>
        </w:r>
      </w:ins>
      <w:ins w:id="203" w:author="Ben Halpern" w:date="2016-01-19T11:42:00Z">
        <w:r w:rsidR="007F5002">
          <w:t>such as marine mammals, tunas, and billfishes</w:t>
        </w:r>
        <w:r w:rsidR="007F5002">
          <w:t xml:space="preserve"> </w:t>
        </w:r>
      </w:ins>
      <w:ins w:id="204" w:author="Ben Halpern" w:date="2016-01-19T11:41:00Z">
        <w:r w:rsidR="007F5002">
          <w:t>(Fig. 2B)</w:t>
        </w:r>
      </w:ins>
      <w:r>
        <w:t>.</w:t>
      </w:r>
      <w:del w:id="205" w:author="Ben Halpern" w:date="2016-01-19T11:42:00Z">
        <w:r w:rsidDel="007F5002">
          <w:delText xml:space="preserve"> </w:delText>
        </w:r>
      </w:del>
      <w:ins w:id="206" w:author="Ben Halpern" w:date="2016-01-19T11:42:00Z">
        <w:r w:rsidR="007F5002">
          <w:t xml:space="preserve"> This </w:t>
        </w:r>
      </w:ins>
      <w:ins w:id="207" w:author="Ben Halpern" w:date="2016-01-19T11:45:00Z">
        <w:r w:rsidR="00367F80">
          <w:t xml:space="preserve">result </w:t>
        </w:r>
      </w:ins>
      <w:ins w:id="208" w:author="Ben Halpern" w:date="2016-01-19T11:42:00Z">
        <w:r w:rsidR="007F5002">
          <w:t>is not surprising</w:t>
        </w:r>
      </w:ins>
      <w:ins w:id="209" w:author="Ben Halpern" w:date="2016-01-19T11:45:00Z">
        <w:r w:rsidR="00367F80">
          <w:t>,</w:t>
        </w:r>
      </w:ins>
      <w:ins w:id="210" w:author="Ben Halpern" w:date="2016-01-19T11:42:00Z">
        <w:r w:rsidR="007F5002">
          <w:t xml:space="preserve"> as species with very large ranges are likely to be more aligned regardless of methodology simply because they exist nearly everywhere</w:t>
        </w:r>
      </w:ins>
      <w:del w:id="211" w:author="Ben Halpern" w:date="2016-01-19T11:42:00Z">
        <w:r w:rsidDel="007F5002">
          <w:delText>Examining spatial alignment by taxonomic group (Figure 2b), we found that certain taxa were far more likely than others to be spatially well-aligned; in particular, wide-ranging pelagic organisms (50% or more of ocean area) such as marine mammals, tunas, and billfishes were more consistently well-aligned than demersal and reef organisms</w:delText>
        </w:r>
      </w:del>
      <w:r>
        <w:t>.</w:t>
      </w:r>
      <w:del w:id="212" w:author="Ben Halpern" w:date="2016-01-19T11:43:00Z">
        <w:r w:rsidDel="007F5002">
          <w:delText xml:space="preserve"> </w:delText>
        </w:r>
        <w:r w:rsidDel="007F5002">
          <w:rPr>
            <w:i/>
          </w:rPr>
          <w:delText>propose an explanation here? basically - these species go pretty much anywhere, so both maps predict most of the ocean, you'll get a good overlap - not really that revolutionary</w:delText>
        </w:r>
      </w:del>
    </w:p>
    <w:p w14:paraId="78C076DF" w14:textId="77777777" w:rsidR="00381F80" w:rsidRDefault="005C2660">
      <w:commentRangeStart w:id="213"/>
      <w:r>
        <w:t xml:space="preserve">The </w:t>
      </w:r>
      <w:commentRangeEnd w:id="213"/>
      <w:r w:rsidR="003B60DE">
        <w:rPr>
          <w:rStyle w:val="CommentReference"/>
        </w:rPr>
        <w:commentReference w:id="213"/>
      </w:r>
      <w:bookmarkStart w:id="214" w:name="_GoBack"/>
      <w:bookmarkEnd w:id="214"/>
      <w:r>
        <w:t xml:space="preserve">extent-misaligned maps contained in </w:t>
      </w:r>
      <w:commentRangeStart w:id="215"/>
      <w:r>
        <w:t>quadrant 2</w:t>
      </w:r>
      <w:commentRangeEnd w:id="215"/>
      <w:r w:rsidR="003B60DE">
        <w:rPr>
          <w:rStyle w:val="CommentReference"/>
        </w:rPr>
        <w:commentReference w:id="215"/>
      </w:r>
      <w:r>
        <w:t xml:space="preserve"> provide a richer set of examples to understand the fundamental differences between the datasets; examining these, we can identify several mechanisms that could cause such extent misalignment.</w:t>
      </w:r>
    </w:p>
    <w:p w14:paraId="0A9D361C" w14:textId="77777777" w:rsidR="00381F80" w:rsidRDefault="005C2660">
      <w:r>
        <w:t>For 630 of 682 species in quadrant 2 (92.4%), the IUCN extent is larger than the AquaMaps extent. For many of these species, a quick look at the maps (see SOM for examples) shows that the IUCN range hews closely to the AquaMaps range, while adding a significant buffer zone. Coral species dominate this quadrant (294 coral species - 58.2% of all corals and 43.1% of all species in quadrant 2). Most corals and reef-associated organisms prefer shallower waters, and we suspect that many of these extent-misaligned map pairs can be easily explained: seafloor depth is explicitly included in AquaMaps models, while depth is frequently ignored as a factor in IUCN range maps, leading to overprediction of species range into areas too deep to support the species. (For examples and details, see SOM)</w:t>
      </w:r>
    </w:p>
    <w:p w14:paraId="4C3195A1" w14:textId="77777777" w:rsidR="00381F80" w:rsidRDefault="005C2660">
      <w:pPr>
        <w:pStyle w:val="Compact"/>
        <w:numPr>
          <w:ilvl w:val="0"/>
          <w:numId w:val="3"/>
        </w:numPr>
      </w:pPr>
      <w:r>
        <w:rPr>
          <w:b/>
          <w:i/>
        </w:rPr>
        <w:t>verify some of the coral maps by saving raster, showing raster and polygons in QGIS against a bathymetry layer</w:t>
      </w:r>
      <w:r>
        <w:t xml:space="preserve"> - put a map for Oculina varicosa (and others?) in the SOM</w:t>
      </w:r>
    </w:p>
    <w:p w14:paraId="254629F1" w14:textId="77777777" w:rsidR="00381F80" w:rsidRDefault="005C2660">
      <w:pPr>
        <w:pStyle w:val="Compact"/>
        <w:numPr>
          <w:ilvl w:val="0"/>
          <w:numId w:val="3"/>
        </w:numPr>
      </w:pPr>
      <w:r>
        <w:rPr>
          <w:b/>
          <w:i/>
        </w:rPr>
        <w:t>include recommendation for IUCN range maps to be clipped to bathymetry where appropriate? or save til end?</w:t>
      </w:r>
    </w:p>
    <w:p w14:paraId="0FC3BDF9" w14:textId="77777777" w:rsidR="00381F80" w:rsidRDefault="005C2660">
      <w:r>
        <w:t xml:space="preserve">The extent-alignment of species maps found in quadrant 3 can in many cases be attributed to "two wrongs make a right." For these species, IUCN ranges frequently overextend into unsuitable habitat, as in the case of many quadrant 2 species, while at the same time, AquaMaps ranges often aggressively extrapolate presence into locations where IUCN predicts absence. This results in an area ratio close to 100%, giving the impression of extent alignment. </w:t>
      </w:r>
      <w:r>
        <w:rPr>
          <w:b/>
          <w:i/>
        </w:rPr>
        <w:t>this quadrant seems to be a false alignment then? should there be a stronger warning here</w:t>
      </w:r>
    </w:p>
    <w:p w14:paraId="635BAE81" w14:textId="77777777" w:rsidR="00381F80" w:rsidRDefault="005C2660">
      <w:r>
        <w:t xml:space="preserve">Quadrant 4 species maps suffer from the same issues as those in quadrant 3, but here the AquaMaps extrapolation extends even further, pushing the extent alignment ratio lower. In this quadrant, AquaMaps predicts a larger extent than </w:t>
      </w:r>
      <w:r>
        <w:lastRenderedPageBreak/>
        <w:t xml:space="preserve">IUCN for 70% of species represented in this quadrant, compared with just 30% of species in the entire set of overlapping maps </w:t>
      </w:r>
      <w:r>
        <w:rPr>
          <w:i/>
        </w:rPr>
        <w:t>(this is supposed to show that much of this quadrant is based on overextrapolation of AquaMaps... not sure that's clear yet)</w:t>
      </w:r>
      <w:r>
        <w:t>. AquaMaps range maps in quadrant 4 include a high proportion of data-poor species in which the environmental envelope model is based on fewer than 10 known cell occurrences, and at the same time include fewer reviewed species maps than the other quadrants.</w:t>
      </w:r>
    </w:p>
    <w:p w14:paraId="4F427BC8" w14:textId="77777777" w:rsidR="00381F80" w:rsidRDefault="005C2660">
      <w:r>
        <w:rPr>
          <w:b/>
          <w:i/>
        </w:rPr>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tblLook w:val="04A0" w:firstRow="1" w:lastRow="0" w:firstColumn="1" w:lastColumn="0" w:noHBand="0" w:noVBand="1"/>
      </w:tblPr>
      <w:tblGrid>
        <w:gridCol w:w="1258"/>
        <w:gridCol w:w="1150"/>
        <w:gridCol w:w="2192"/>
        <w:gridCol w:w="2160"/>
      </w:tblGrid>
      <w:tr w:rsidR="00381F80" w14:paraId="4127DED4" w14:textId="77777777">
        <w:tc>
          <w:tcPr>
            <w:tcW w:w="0" w:type="auto"/>
            <w:tcBorders>
              <w:bottom w:val="single" w:sz="0" w:space="0" w:color="auto"/>
            </w:tcBorders>
            <w:vAlign w:val="bottom"/>
          </w:tcPr>
          <w:p w14:paraId="4493773B" w14:textId="77777777" w:rsidR="00381F80" w:rsidRDefault="005C2660">
            <w:pPr>
              <w:pStyle w:val="Compact"/>
              <w:jc w:val="center"/>
            </w:pPr>
            <w:r>
              <w:t>quadrant</w:t>
            </w:r>
          </w:p>
        </w:tc>
        <w:tc>
          <w:tcPr>
            <w:tcW w:w="0" w:type="auto"/>
            <w:tcBorders>
              <w:bottom w:val="single" w:sz="0" w:space="0" w:color="auto"/>
            </w:tcBorders>
            <w:vAlign w:val="bottom"/>
          </w:tcPr>
          <w:p w14:paraId="6851E886" w14:textId="77777777" w:rsidR="00381F80" w:rsidRDefault="005C2660">
            <w:pPr>
              <w:pStyle w:val="Compact"/>
              <w:jc w:val="center"/>
            </w:pPr>
            <w:r>
              <w:t>n species</w:t>
            </w:r>
          </w:p>
        </w:tc>
        <w:tc>
          <w:tcPr>
            <w:tcW w:w="0" w:type="auto"/>
            <w:tcBorders>
              <w:bottom w:val="single" w:sz="0" w:space="0" w:color="auto"/>
            </w:tcBorders>
            <w:vAlign w:val="bottom"/>
          </w:tcPr>
          <w:p w14:paraId="29525192" w14:textId="77777777" w:rsidR="00381F80" w:rsidRDefault="005C2660">
            <w:pPr>
              <w:pStyle w:val="Compact"/>
              <w:jc w:val="center"/>
            </w:pPr>
            <w:r>
              <w:t>n data poor species</w:t>
            </w:r>
          </w:p>
        </w:tc>
        <w:tc>
          <w:tcPr>
            <w:tcW w:w="0" w:type="auto"/>
            <w:tcBorders>
              <w:bottom w:val="single" w:sz="0" w:space="0" w:color="auto"/>
            </w:tcBorders>
            <w:vAlign w:val="bottom"/>
          </w:tcPr>
          <w:p w14:paraId="56100F4D" w14:textId="77777777" w:rsidR="00381F80" w:rsidRDefault="005C2660">
            <w:pPr>
              <w:pStyle w:val="Compact"/>
              <w:jc w:val="center"/>
            </w:pPr>
            <w:r>
              <w:t>n reviewed species</w:t>
            </w:r>
          </w:p>
        </w:tc>
      </w:tr>
      <w:tr w:rsidR="00381F80" w14:paraId="051C8A8F" w14:textId="77777777">
        <w:tc>
          <w:tcPr>
            <w:tcW w:w="0" w:type="auto"/>
          </w:tcPr>
          <w:p w14:paraId="319C4D66" w14:textId="77777777" w:rsidR="00381F80" w:rsidRDefault="005C2660">
            <w:pPr>
              <w:pStyle w:val="Compact"/>
              <w:jc w:val="center"/>
            </w:pPr>
            <w:r>
              <w:t>overall</w:t>
            </w:r>
          </w:p>
        </w:tc>
        <w:tc>
          <w:tcPr>
            <w:tcW w:w="0" w:type="auto"/>
          </w:tcPr>
          <w:p w14:paraId="5452087D" w14:textId="77777777" w:rsidR="00381F80" w:rsidRDefault="005C2660">
            <w:pPr>
              <w:pStyle w:val="Compact"/>
              <w:jc w:val="center"/>
            </w:pPr>
            <w:r>
              <w:t>22889</w:t>
            </w:r>
          </w:p>
        </w:tc>
        <w:tc>
          <w:tcPr>
            <w:tcW w:w="0" w:type="auto"/>
          </w:tcPr>
          <w:p w14:paraId="6A1C735B" w14:textId="77777777" w:rsidR="00381F80" w:rsidRDefault="005C2660">
            <w:pPr>
              <w:pStyle w:val="Compact"/>
              <w:jc w:val="center"/>
            </w:pPr>
            <w:r>
              <w:t>8749 (38.2%)</w:t>
            </w:r>
          </w:p>
        </w:tc>
        <w:tc>
          <w:tcPr>
            <w:tcW w:w="0" w:type="auto"/>
          </w:tcPr>
          <w:p w14:paraId="608262FE" w14:textId="77777777" w:rsidR="00381F80" w:rsidRDefault="005C2660">
            <w:pPr>
              <w:pStyle w:val="Compact"/>
              <w:jc w:val="center"/>
            </w:pPr>
            <w:r>
              <w:t>1296 (5.7%)</w:t>
            </w:r>
          </w:p>
        </w:tc>
      </w:tr>
      <w:tr w:rsidR="00381F80" w14:paraId="04D809CF" w14:textId="77777777">
        <w:tc>
          <w:tcPr>
            <w:tcW w:w="0" w:type="auto"/>
          </w:tcPr>
          <w:p w14:paraId="32FC5316" w14:textId="77777777" w:rsidR="00381F80" w:rsidRDefault="005C2660">
            <w:pPr>
              <w:pStyle w:val="Compact"/>
              <w:jc w:val="center"/>
            </w:pPr>
            <w:r>
              <w:t>AM&amp;IUCN</w:t>
            </w:r>
          </w:p>
        </w:tc>
        <w:tc>
          <w:tcPr>
            <w:tcW w:w="0" w:type="auto"/>
          </w:tcPr>
          <w:p w14:paraId="150C433E" w14:textId="77777777" w:rsidR="00381F80" w:rsidRDefault="005C2660">
            <w:pPr>
              <w:pStyle w:val="Compact"/>
              <w:jc w:val="center"/>
            </w:pPr>
            <w:r>
              <w:t>2166</w:t>
            </w:r>
          </w:p>
        </w:tc>
        <w:tc>
          <w:tcPr>
            <w:tcW w:w="0" w:type="auto"/>
          </w:tcPr>
          <w:p w14:paraId="127C699C" w14:textId="77777777" w:rsidR="00381F80" w:rsidRDefault="005C2660">
            <w:pPr>
              <w:pStyle w:val="Compact"/>
              <w:jc w:val="center"/>
            </w:pPr>
            <w:r>
              <w:t>457 (21.1%)</w:t>
            </w:r>
          </w:p>
        </w:tc>
        <w:tc>
          <w:tcPr>
            <w:tcW w:w="0" w:type="auto"/>
          </w:tcPr>
          <w:p w14:paraId="49EC2F1B" w14:textId="77777777" w:rsidR="00381F80" w:rsidRDefault="005C2660">
            <w:pPr>
              <w:pStyle w:val="Compact"/>
              <w:jc w:val="center"/>
            </w:pPr>
            <w:r>
              <w:t>290 (13.4%)</w:t>
            </w:r>
          </w:p>
        </w:tc>
      </w:tr>
      <w:tr w:rsidR="00381F80" w14:paraId="3AC49BE9" w14:textId="77777777">
        <w:tc>
          <w:tcPr>
            <w:tcW w:w="0" w:type="auto"/>
          </w:tcPr>
          <w:p w14:paraId="6EFD0C5C" w14:textId="77777777" w:rsidR="00381F80" w:rsidRDefault="005C2660">
            <w:pPr>
              <w:pStyle w:val="Compact"/>
              <w:jc w:val="center"/>
            </w:pPr>
            <w:r>
              <w:t>q1</w:t>
            </w:r>
          </w:p>
        </w:tc>
        <w:tc>
          <w:tcPr>
            <w:tcW w:w="0" w:type="auto"/>
          </w:tcPr>
          <w:p w14:paraId="7CD00E2B" w14:textId="77777777" w:rsidR="00381F80" w:rsidRDefault="005C2660">
            <w:pPr>
              <w:pStyle w:val="Compact"/>
              <w:jc w:val="center"/>
            </w:pPr>
            <w:r>
              <w:t>401</w:t>
            </w:r>
          </w:p>
        </w:tc>
        <w:tc>
          <w:tcPr>
            <w:tcW w:w="0" w:type="auto"/>
          </w:tcPr>
          <w:p w14:paraId="54BC856D" w14:textId="77777777" w:rsidR="00381F80" w:rsidRDefault="005C2660">
            <w:pPr>
              <w:pStyle w:val="Compact"/>
              <w:jc w:val="center"/>
            </w:pPr>
            <w:r>
              <w:t>33 (8.2%)</w:t>
            </w:r>
          </w:p>
        </w:tc>
        <w:tc>
          <w:tcPr>
            <w:tcW w:w="0" w:type="auto"/>
          </w:tcPr>
          <w:p w14:paraId="5F577F89" w14:textId="77777777" w:rsidR="00381F80" w:rsidRDefault="005C2660">
            <w:pPr>
              <w:pStyle w:val="Compact"/>
              <w:jc w:val="center"/>
            </w:pPr>
            <w:r>
              <w:t>100 (24.9%)</w:t>
            </w:r>
          </w:p>
        </w:tc>
      </w:tr>
      <w:tr w:rsidR="00381F80" w14:paraId="48F09154" w14:textId="77777777">
        <w:tc>
          <w:tcPr>
            <w:tcW w:w="0" w:type="auto"/>
          </w:tcPr>
          <w:p w14:paraId="239E1E20" w14:textId="77777777" w:rsidR="00381F80" w:rsidRDefault="005C2660">
            <w:pPr>
              <w:pStyle w:val="Compact"/>
              <w:jc w:val="center"/>
            </w:pPr>
            <w:r>
              <w:t>q2</w:t>
            </w:r>
          </w:p>
        </w:tc>
        <w:tc>
          <w:tcPr>
            <w:tcW w:w="0" w:type="auto"/>
          </w:tcPr>
          <w:p w14:paraId="03F67B5C" w14:textId="77777777" w:rsidR="00381F80" w:rsidRDefault="005C2660">
            <w:pPr>
              <w:pStyle w:val="Compact"/>
              <w:jc w:val="center"/>
            </w:pPr>
            <w:r>
              <w:t>682</w:t>
            </w:r>
          </w:p>
        </w:tc>
        <w:tc>
          <w:tcPr>
            <w:tcW w:w="0" w:type="auto"/>
          </w:tcPr>
          <w:p w14:paraId="21E721B6" w14:textId="77777777" w:rsidR="00381F80" w:rsidRDefault="005C2660">
            <w:pPr>
              <w:pStyle w:val="Compact"/>
              <w:jc w:val="center"/>
            </w:pPr>
            <w:r>
              <w:t>151 (22.1%)</w:t>
            </w:r>
          </w:p>
        </w:tc>
        <w:tc>
          <w:tcPr>
            <w:tcW w:w="0" w:type="auto"/>
          </w:tcPr>
          <w:p w14:paraId="3B04F9D1" w14:textId="77777777" w:rsidR="00381F80" w:rsidRDefault="005C2660">
            <w:pPr>
              <w:pStyle w:val="Compact"/>
              <w:jc w:val="center"/>
            </w:pPr>
            <w:r>
              <w:t>100 (14.7%)</w:t>
            </w:r>
          </w:p>
        </w:tc>
      </w:tr>
      <w:tr w:rsidR="00381F80" w14:paraId="611EE3BB" w14:textId="77777777">
        <w:tc>
          <w:tcPr>
            <w:tcW w:w="0" w:type="auto"/>
          </w:tcPr>
          <w:p w14:paraId="50042B84" w14:textId="77777777" w:rsidR="00381F80" w:rsidRDefault="005C2660">
            <w:pPr>
              <w:pStyle w:val="Compact"/>
              <w:jc w:val="center"/>
            </w:pPr>
            <w:r>
              <w:t>q3</w:t>
            </w:r>
          </w:p>
        </w:tc>
        <w:tc>
          <w:tcPr>
            <w:tcW w:w="0" w:type="auto"/>
          </w:tcPr>
          <w:p w14:paraId="4B06454A" w14:textId="77777777" w:rsidR="00381F80" w:rsidRDefault="005C2660">
            <w:pPr>
              <w:pStyle w:val="Compact"/>
              <w:jc w:val="center"/>
            </w:pPr>
            <w:r>
              <w:t>682</w:t>
            </w:r>
          </w:p>
        </w:tc>
        <w:tc>
          <w:tcPr>
            <w:tcW w:w="0" w:type="auto"/>
          </w:tcPr>
          <w:p w14:paraId="4A9CF5A8" w14:textId="77777777" w:rsidR="00381F80" w:rsidRDefault="005C2660">
            <w:pPr>
              <w:pStyle w:val="Compact"/>
              <w:jc w:val="center"/>
            </w:pPr>
            <w:r>
              <w:t>114 (16.5%)</w:t>
            </w:r>
          </w:p>
        </w:tc>
        <w:tc>
          <w:tcPr>
            <w:tcW w:w="0" w:type="auto"/>
          </w:tcPr>
          <w:p w14:paraId="02891CB4" w14:textId="77777777" w:rsidR="00381F80" w:rsidRDefault="005C2660">
            <w:pPr>
              <w:pStyle w:val="Compact"/>
              <w:jc w:val="center"/>
            </w:pPr>
            <w:r>
              <w:t>65 (9.5%)</w:t>
            </w:r>
          </w:p>
        </w:tc>
      </w:tr>
      <w:tr w:rsidR="00381F80" w14:paraId="17CB1FFA" w14:textId="77777777">
        <w:tc>
          <w:tcPr>
            <w:tcW w:w="0" w:type="auto"/>
          </w:tcPr>
          <w:p w14:paraId="79135B91" w14:textId="77777777" w:rsidR="00381F80" w:rsidRDefault="005C2660">
            <w:pPr>
              <w:pStyle w:val="Compact"/>
              <w:jc w:val="center"/>
            </w:pPr>
            <w:r>
              <w:t>q4</w:t>
            </w:r>
          </w:p>
        </w:tc>
        <w:tc>
          <w:tcPr>
            <w:tcW w:w="0" w:type="auto"/>
          </w:tcPr>
          <w:p w14:paraId="76ACCA53" w14:textId="77777777" w:rsidR="00381F80" w:rsidRDefault="005C2660">
            <w:pPr>
              <w:pStyle w:val="Compact"/>
              <w:jc w:val="center"/>
            </w:pPr>
            <w:r>
              <w:t>410</w:t>
            </w:r>
          </w:p>
        </w:tc>
        <w:tc>
          <w:tcPr>
            <w:tcW w:w="0" w:type="auto"/>
          </w:tcPr>
          <w:p w14:paraId="5DDACDB5" w14:textId="77777777" w:rsidR="00381F80" w:rsidRDefault="005C2660">
            <w:pPr>
              <w:pStyle w:val="Compact"/>
              <w:jc w:val="center"/>
            </w:pPr>
            <w:r>
              <w:t>159 (39.7%)</w:t>
            </w:r>
          </w:p>
        </w:tc>
        <w:tc>
          <w:tcPr>
            <w:tcW w:w="0" w:type="auto"/>
          </w:tcPr>
          <w:p w14:paraId="2E1286D3" w14:textId="77777777" w:rsidR="00381F80" w:rsidRDefault="005C2660">
            <w:pPr>
              <w:pStyle w:val="Compact"/>
              <w:jc w:val="center"/>
            </w:pPr>
            <w:r>
              <w:t>25 (6.2%)</w:t>
            </w:r>
          </w:p>
        </w:tc>
      </w:tr>
    </w:tbl>
    <w:p w14:paraId="66966CB2" w14:textId="77777777" w:rsidR="00381F80" w:rsidRDefault="005C2660">
      <w:r>
        <w:rPr>
          <w:i/>
        </w:rPr>
        <w:t>data poor = fewer than 10 points used to generate the environmental envelopes; reviewed = map checked or formally expert-reviewed</w:t>
      </w:r>
    </w:p>
    <w:p w14:paraId="33D4CF51" w14:textId="77777777" w:rsidR="00381F80" w:rsidRDefault="005C2660">
      <w:r>
        <w:rPr>
          <w:i/>
        </w:rPr>
        <w:t>Other hypotheses/case studies to highlight other possible mechanistic differences?</w:t>
      </w:r>
      <w:r>
        <w:t xml:space="preserve"> I think we found a couple of the big ones; good enough?</w:t>
      </w:r>
    </w:p>
    <w:tbl>
      <w:tblPr>
        <w:tblW w:w="347" w:type="pct"/>
        <w:tblLook w:val="04A0" w:firstRow="1" w:lastRow="0" w:firstColumn="1" w:lastColumn="0" w:noHBand="0" w:noVBand="1"/>
      </w:tblPr>
      <w:tblGrid>
        <w:gridCol w:w="2511"/>
      </w:tblGrid>
      <w:tr w:rsidR="00381F80" w14:paraId="67C23C76" w14:textId="77777777">
        <w:tc>
          <w:tcPr>
            <w:tcW w:w="0" w:type="auto"/>
          </w:tcPr>
          <w:p w14:paraId="06222A6D" w14:textId="77777777" w:rsidR="00381F80" w:rsidRDefault="005C2660">
            <w:pPr>
              <w:pStyle w:val="Compact"/>
            </w:pPr>
            <w:r>
              <w:t># Implications</w:t>
            </w:r>
          </w:p>
        </w:tc>
      </w:tr>
      <w:tr w:rsidR="00381F80" w14:paraId="2158DD1D" w14:textId="77777777">
        <w:tc>
          <w:tcPr>
            <w:tcW w:w="0" w:type="auto"/>
          </w:tcPr>
          <w:p w14:paraId="219662CB" w14:textId="77777777" w:rsidR="00381F80" w:rsidRDefault="005C2660">
            <w:pPr>
              <w:pStyle w:val="Compact"/>
            </w:pPr>
            <w:r>
              <w:rPr>
                <w:b/>
                <w:i/>
              </w:rPr>
              <w:t>From JSL:</w:t>
            </w:r>
            <w:r>
              <w:t xml:space="preserve"> </w:t>
            </w:r>
            <w:r>
              <w:rPr>
                <w:i/>
              </w:rPr>
              <w:t>I think you need a broader discussion of implications. How many times has IUCN/Aquamaps been cited? How long have they been around? What scales are the studies? Then you can muse about how results/interpretations would be different depending on which dataset they used, and reference Fig 3’s.</w:t>
            </w:r>
          </w:p>
        </w:tc>
      </w:tr>
      <w:tr w:rsidR="00381F80" w14:paraId="29843142" w14:textId="77777777">
        <w:tc>
          <w:tcPr>
            <w:tcW w:w="0" w:type="auto"/>
          </w:tcPr>
          <w:p w14:paraId="6927736E" w14:textId="77777777" w:rsidR="00381F80" w:rsidRDefault="005C2660">
            <w:pPr>
              <w:pStyle w:val="Compact"/>
            </w:pPr>
            <w:r>
              <w:rPr>
                <w:i/>
              </w:rPr>
              <w:lastRenderedPageBreak/>
              <w:t>Then, say for example, the OHI uses these datasets together (don’t need to get too much into OHI background I think, maybe they don’t even need to know about the biodiversity goal?), but say that to try to combine them they use a threshold at 40% since others use this threshold (but check out the SOM for analyses about thresholds)</w:t>
            </w:r>
          </w:p>
        </w:tc>
      </w:tr>
      <w:tr w:rsidR="00381F80" w14:paraId="0EDC6EFC" w14:textId="77777777">
        <w:tc>
          <w:tcPr>
            <w:tcW w:w="0" w:type="auto"/>
          </w:tcPr>
          <w:p w14:paraId="4F6272D7" w14:textId="77777777" w:rsidR="00381F80" w:rsidRDefault="005C2660">
            <w:pPr>
              <w:pStyle w:val="Compact"/>
            </w:pPr>
            <w:r>
              <w:t>## Application to OHI</w:t>
            </w:r>
          </w:p>
        </w:tc>
      </w:tr>
      <w:tr w:rsidR="00381F80" w14:paraId="766BF8CB" w14:textId="77777777">
        <w:tc>
          <w:tcPr>
            <w:tcW w:w="0" w:type="auto"/>
          </w:tcPr>
          <w:p w14:paraId="399A7AF6" w14:textId="77777777" w:rsidR="00381F80" w:rsidRDefault="005C2660">
            <w:pPr>
              <w:pStyle w:val="Compact"/>
            </w:pPr>
            <w:r>
              <w:t xml:space="preserve">The global Ocean Health Index (OHI) (Halpern et al. 2012), a composite index made up of 10 goals, utilizes both of these datasets to inform the Species subgoal of the Biodiversity goal. As it is currently calculated, the Species subgoal uses species spatial distribution data and IUCN Red List conservation status to calculate an area-weighted mean species status in each of 221 exclusive economic zones. Spatial distributions were gleaned from both IUCN and AquaMaps datasets, preferring IUCN data for species represented in both </w:t>
            </w:r>
            <w:r>
              <w:lastRenderedPageBreak/>
              <w:t>data sets. OHI uses a probability threshold of 40% to determine species presence for AquaMaps data. Species with no spatial data in either dataset were excluded, as were species with insufficient information to determine conservation status (including species listed as not evaluated or data deficient).</w:t>
            </w:r>
          </w:p>
        </w:tc>
      </w:tr>
      <w:tr w:rsidR="00381F80" w14:paraId="24C25282" w14:textId="77777777">
        <w:tc>
          <w:tcPr>
            <w:tcW w:w="0" w:type="auto"/>
          </w:tcPr>
          <w:p w14:paraId="27348440" w14:textId="77777777" w:rsidR="00381F80" w:rsidRDefault="005C2660">
            <w:pPr>
              <w:pStyle w:val="Compact"/>
            </w:pPr>
            <w:r>
              <w:rPr>
                <w:i/>
              </w:rPr>
              <w:lastRenderedPageBreak/>
              <w:t>Briefly summarize results</w:t>
            </w:r>
          </w:p>
        </w:tc>
      </w:tr>
      <w:tr w:rsidR="00381F80" w14:paraId="420A520C" w14:textId="77777777">
        <w:tc>
          <w:tcPr>
            <w:tcW w:w="0" w:type="auto"/>
          </w:tcPr>
          <w:p w14:paraId="4DE41519" w14:textId="77777777" w:rsidR="00381F80" w:rsidRDefault="005C2660">
            <w:pPr>
              <w:pStyle w:val="Compact"/>
            </w:pPr>
            <w:r>
              <w:t>Since the Ocean Health Index Species subgoal relies on spatial data from both datasets, the impacts of these threshold and preference changes will be somewhat muted (Figure 3). When IUCN range maps are the preferred data source, only the subset of AquaMaps-only species will be affected by threshold changes; and when AquaMaps is the preferred source, the IUCN-only species will dampen the effect of a threshold change.</w:t>
            </w:r>
          </w:p>
        </w:tc>
      </w:tr>
    </w:tbl>
    <w:p w14:paraId="20FA7AC4" w14:textId="77777777" w:rsidR="00381F80" w:rsidRDefault="005C2660">
      <w:pPr>
        <w:pStyle w:val="Heading2"/>
      </w:pPr>
      <w:bookmarkStart w:id="216" w:name="application-to-mpa-gap-analysis"/>
      <w:bookmarkEnd w:id="216"/>
      <w:r>
        <w:lastRenderedPageBreak/>
        <w:t>Application to MPA Gap Analysis</w:t>
      </w:r>
    </w:p>
    <w:p w14:paraId="444473F7" w14:textId="77777777" w:rsidR="00381F80" w:rsidRDefault="005C2660">
      <w:r>
        <w:t>Klein et al. (2015) compared the global distribution of species to the global distribution of marine protected areas to assess how well the MPAs protect key species, and to identify which species fall through the gaps in protection. The MPA gap analysis relied on the AquaMaps database available in early 2015, comprising distribution maps for XXX species. Species presence was defined using a probability threshold of 50% or greater. The study defined four subsets of protected areas using the World Database of Protected Areas, based upon combinations of IUCN protected area classification, marine designation, and spatial marine coverage. The study determined that currently defined marine protected areas (IUCN categories I through IV overlapping with marine areas) are woefully inadequate in protecting marine biodiversity; 90.5% of species have less than 5% of their overall range represented within marine protected areas.</w:t>
      </w:r>
    </w:p>
    <w:p w14:paraId="11219E81" w14:textId="77777777" w:rsidR="00381F80" w:rsidRDefault="005C2660">
      <w:r>
        <w:t>working on the analysis...</w:t>
      </w:r>
    </w:p>
    <w:p w14:paraId="51CA712F" w14:textId="77777777" w:rsidR="00381F80" w:rsidRDefault="005C2660">
      <w:pPr>
        <w:pStyle w:val="Compact"/>
        <w:numPr>
          <w:ilvl w:val="0"/>
          <w:numId w:val="4"/>
        </w:numPr>
      </w:pPr>
      <w:r>
        <w:t>rerun based on old AquaMaps at 50% (to verify methodology gets a close result to paper), then new AquaMaps for updated baseline</w:t>
      </w:r>
    </w:p>
    <w:p w14:paraId="5E650C5D" w14:textId="77777777" w:rsidR="00381F80" w:rsidRDefault="005C2660">
      <w:pPr>
        <w:pStyle w:val="Compact"/>
        <w:numPr>
          <w:ilvl w:val="1"/>
          <w:numId w:val="5"/>
        </w:numPr>
      </w:pPr>
      <w:r>
        <w:t>consider also: filter on STATUS == 'Designated', and filter out those pesky fishery management areas and manatee speed zones...</w:t>
      </w:r>
    </w:p>
    <w:p w14:paraId="65982207" w14:textId="77777777" w:rsidR="00381F80" w:rsidRDefault="005C2660">
      <w:pPr>
        <w:pStyle w:val="Compact"/>
        <w:numPr>
          <w:ilvl w:val="0"/>
          <w:numId w:val="4"/>
        </w:numPr>
      </w:pPr>
      <w:r>
        <w:t>run with threshold at 0% (not all the same as original paper)</w:t>
      </w:r>
    </w:p>
    <w:p w14:paraId="185E4302" w14:textId="77777777" w:rsidR="00381F80" w:rsidRDefault="005C2660">
      <w:pPr>
        <w:pStyle w:val="Compact"/>
        <w:numPr>
          <w:ilvl w:val="0"/>
          <w:numId w:val="4"/>
        </w:numPr>
      </w:pPr>
      <w:r>
        <w:t>run with filtering out data-poor species?</w:t>
      </w:r>
    </w:p>
    <w:p w14:paraId="733D5CBF" w14:textId="77777777" w:rsidR="00381F80" w:rsidRDefault="005C2660">
      <w:pPr>
        <w:pStyle w:val="Compact"/>
        <w:numPr>
          <w:ilvl w:val="0"/>
          <w:numId w:val="4"/>
        </w:numPr>
      </w:pPr>
      <w:r>
        <w:t>run with IUCN maps instead of AquaMaps</w:t>
      </w:r>
    </w:p>
    <w:p w14:paraId="141BEDFF" w14:textId="77777777" w:rsidR="00381F80" w:rsidRDefault="005C2660">
      <w:pPr>
        <w:pStyle w:val="Compact"/>
        <w:numPr>
          <w:ilvl w:val="0"/>
          <w:numId w:val="4"/>
        </w:numPr>
      </w:pPr>
      <w:r>
        <w:t>Which aspects of the analysis should we focus on?:</w:t>
      </w:r>
    </w:p>
    <w:p w14:paraId="0E86049D" w14:textId="77777777" w:rsidR="00381F80" w:rsidRDefault="005C2660">
      <w:pPr>
        <w:pStyle w:val="Compact"/>
        <w:numPr>
          <w:ilvl w:val="1"/>
          <w:numId w:val="6"/>
        </w:numPr>
      </w:pPr>
      <w:r>
        <w:t>overall protection, for 4th subset of protected areas? or overall for all subsets? (see paper, table 1)</w:t>
      </w:r>
    </w:p>
    <w:p w14:paraId="466BBE9F" w14:textId="77777777" w:rsidR="00381F80" w:rsidRDefault="005C2660">
      <w:pPr>
        <w:pStyle w:val="Compact"/>
        <w:numPr>
          <w:ilvl w:val="1"/>
          <w:numId w:val="6"/>
        </w:numPr>
      </w:pPr>
      <w:r>
        <w:t>overall vs broken down by taxonomic groups? (see paper, figure 1)</w:t>
      </w:r>
    </w:p>
    <w:p w14:paraId="2E7CAD75" w14:textId="77777777" w:rsidR="00381F80" w:rsidRDefault="005C2660">
      <w:pPr>
        <w:pStyle w:val="Compact"/>
        <w:numPr>
          <w:ilvl w:val="1"/>
          <w:numId w:val="6"/>
        </w:numPr>
      </w:pPr>
      <w:r>
        <w:t>spatial distribution of gap species (see paper, figure 2)</w:t>
      </w:r>
    </w:p>
    <w:p w14:paraId="0017373A" w14:textId="77777777" w:rsidR="00381F80" w:rsidRDefault="005C2660">
      <w:r>
        <w:rPr>
          <w:i/>
        </w:rPr>
        <w:t>Predictions: What happens when using a 0% threshold instead of a 50%? What happens when using IUCN rather than AM? IUCN tends to overestimate extent esp for coastal species? More species will be included in MPAs so fewer apparent gap species. Included range area inside MPAs will increase. Policy implications?</w:t>
      </w:r>
    </w:p>
    <w:p w14:paraId="15AE57C2" w14:textId="77777777" w:rsidR="00381F80" w:rsidRDefault="005C2660">
      <w:r>
        <w:pict w14:anchorId="6965408D">
          <v:rect id="_x0000_i1031" style="width:0;height:1.5pt" o:hralign="center" o:hrstd="t" o:hr="t"/>
        </w:pict>
      </w:r>
    </w:p>
    <w:p w14:paraId="5C695CFB" w14:textId="77777777" w:rsidR="00381F80" w:rsidRDefault="005C2660">
      <w:pPr>
        <w:pStyle w:val="Heading2"/>
      </w:pPr>
      <w:bookmarkStart w:id="217" w:name="wrap-it-up"/>
      <w:bookmarkEnd w:id="217"/>
      <w:r>
        <w:t>Wrap it up</w:t>
      </w:r>
    </w:p>
    <w:p w14:paraId="5120F6D2" w14:textId="77777777" w:rsidR="00381F80" w:rsidRDefault="005C2660">
      <w:r>
        <w:rPr>
          <w:b/>
          <w:i/>
        </w:rPr>
        <w:t>Recommendations on data use?</w:t>
      </w:r>
    </w:p>
    <w:p w14:paraId="78A9C4A8" w14:textId="77777777" w:rsidR="00381F80" w:rsidRDefault="005C2660">
      <w:pPr>
        <w:pStyle w:val="Compact"/>
        <w:numPr>
          <w:ilvl w:val="0"/>
          <w:numId w:val="7"/>
        </w:numPr>
      </w:pPr>
      <w:r>
        <w:t>IUCN mapmakers</w:t>
      </w:r>
    </w:p>
    <w:p w14:paraId="23EA503A" w14:textId="77777777" w:rsidR="00381F80" w:rsidRDefault="005C2660">
      <w:pPr>
        <w:pStyle w:val="Compact"/>
        <w:numPr>
          <w:ilvl w:val="1"/>
          <w:numId w:val="8"/>
        </w:numPr>
      </w:pPr>
      <w:r>
        <w:t>at least clip polygons to bathymetry for depth-sensitive species, come on now people, it's really pretty obvious.</w:t>
      </w:r>
      <w:r>
        <w:br/>
      </w:r>
    </w:p>
    <w:p w14:paraId="6F1489D3" w14:textId="77777777" w:rsidR="00381F80" w:rsidRDefault="005C2660">
      <w:pPr>
        <w:pStyle w:val="Compact"/>
        <w:numPr>
          <w:ilvl w:val="1"/>
          <w:numId w:val="8"/>
        </w:numPr>
      </w:pPr>
      <w:r>
        <w:lastRenderedPageBreak/>
        <w:t>Note something about how photosynthetic marine species, and the species that depend on them, are far more sensitive to bathymetry than terrestrial species are to altitude...</w:t>
      </w:r>
    </w:p>
    <w:p w14:paraId="01F84BCF" w14:textId="77777777" w:rsidR="00381F80" w:rsidRDefault="005C2660">
      <w:pPr>
        <w:pStyle w:val="Compact"/>
        <w:numPr>
          <w:ilvl w:val="1"/>
          <w:numId w:val="8"/>
        </w:numPr>
      </w:pPr>
      <w:r>
        <w:t xml:space="preserve">Note that this is explicitly mentioned in the </w:t>
      </w:r>
      <w:hyperlink r:id="rId7">
        <w:r>
          <w:rPr>
            <w:rStyle w:val="Link"/>
          </w:rPr>
          <w:t>training for IUCN red list marine maps</w:t>
        </w:r>
      </w:hyperlink>
    </w:p>
    <w:p w14:paraId="2D80E3E5" w14:textId="77777777" w:rsidR="00381F80" w:rsidRDefault="005C2660">
      <w:pPr>
        <w:pStyle w:val="Compact"/>
        <w:numPr>
          <w:ilvl w:val="2"/>
          <w:numId w:val="9"/>
        </w:numPr>
      </w:pPr>
      <w:r>
        <w:t>"bathymetry can be used to delineate species' ranges limited by depth in the same way as elevation is used for terrestrial species"</w:t>
      </w:r>
    </w:p>
    <w:p w14:paraId="44B39BAA" w14:textId="77777777" w:rsidR="00381F80" w:rsidRDefault="005C2660">
      <w:pPr>
        <w:pStyle w:val="Compact"/>
        <w:numPr>
          <w:ilvl w:val="0"/>
          <w:numId w:val="7"/>
        </w:numPr>
      </w:pPr>
      <w:r>
        <w:t>AquaMaps mapmakers</w:t>
      </w:r>
    </w:p>
    <w:p w14:paraId="3967A093" w14:textId="77777777" w:rsidR="00381F80" w:rsidRDefault="005C2660">
      <w:pPr>
        <w:pStyle w:val="Compact"/>
        <w:numPr>
          <w:ilvl w:val="1"/>
          <w:numId w:val="10"/>
        </w:numPr>
      </w:pPr>
      <w:r>
        <w:t>get expert eyeballs on all the maps</w:t>
      </w:r>
    </w:p>
    <w:p w14:paraId="5787FCBF" w14:textId="77777777" w:rsidR="00381F80" w:rsidRDefault="005C2660">
      <w:pPr>
        <w:pStyle w:val="Compact"/>
        <w:numPr>
          <w:ilvl w:val="1"/>
          <w:numId w:val="10"/>
        </w:numPr>
      </w:pPr>
      <w:r>
        <w:t>revisit the decision to use data-poor species... or at least make it more up-front about the ramifications of including the data-poor species</w:t>
      </w:r>
    </w:p>
    <w:p w14:paraId="16F800F5" w14:textId="77777777" w:rsidR="00381F80" w:rsidRDefault="005C2660">
      <w:pPr>
        <w:pStyle w:val="Compact"/>
        <w:numPr>
          <w:ilvl w:val="0"/>
          <w:numId w:val="7"/>
        </w:numPr>
      </w:pPr>
      <w:r>
        <w:t>Users</w:t>
      </w:r>
    </w:p>
    <w:p w14:paraId="43497B1D" w14:textId="77777777" w:rsidR="00381F80" w:rsidRDefault="005C2660">
      <w:pPr>
        <w:pStyle w:val="Compact"/>
        <w:numPr>
          <w:ilvl w:val="1"/>
          <w:numId w:val="11"/>
        </w:numPr>
      </w:pPr>
      <w:r>
        <w:t>understand that range maps tend to overestimate presence; AquaMaps are less likely to overestimate presence, but trade off for overestimating absence. Both better than simple point locality data.</w:t>
      </w:r>
    </w:p>
    <w:p w14:paraId="7504E5A4" w14:textId="77777777" w:rsidR="00381F80" w:rsidRDefault="005C2660">
      <w:pPr>
        <w:pStyle w:val="Compact"/>
        <w:numPr>
          <w:ilvl w:val="1"/>
          <w:numId w:val="11"/>
        </w:numPr>
      </w:pPr>
      <w:r>
        <w:t>to use both together:</w:t>
      </w:r>
    </w:p>
    <w:p w14:paraId="57EACA2D" w14:textId="77777777" w:rsidR="00381F80" w:rsidRDefault="005C2660">
      <w:pPr>
        <w:pStyle w:val="Compact"/>
        <w:numPr>
          <w:ilvl w:val="2"/>
          <w:numId w:val="12"/>
        </w:numPr>
      </w:pPr>
      <w:r>
        <w:t>consider setting AM presence threshold to 0% to create an extent of occurrence map, more like IUCN map.</w:t>
      </w:r>
    </w:p>
    <w:p w14:paraId="655AF517" w14:textId="77777777" w:rsidR="00381F80" w:rsidRDefault="005C2660">
      <w:pPr>
        <w:pStyle w:val="Compact"/>
        <w:numPr>
          <w:ilvl w:val="2"/>
          <w:numId w:val="12"/>
        </w:numPr>
      </w:pPr>
      <w:r>
        <w:t xml:space="preserve">consider additional filters and criteria, e.g. </w:t>
      </w:r>
      <w:r>
        <w:rPr>
          <w:rStyle w:val="VerbatimChar"/>
        </w:rPr>
        <w:t>reviewed</w:t>
      </w:r>
      <w:r>
        <w:t xml:space="preserve"> and/or </w:t>
      </w:r>
      <w:r>
        <w:rPr>
          <w:rStyle w:val="VerbatimChar"/>
        </w:rPr>
        <w:t>occurcells</w:t>
      </w:r>
      <w:r>
        <w:t xml:space="preserve"> to avoid over-extrapolation problem</w:t>
      </w:r>
    </w:p>
    <w:p w14:paraId="6D795DE7" w14:textId="77777777" w:rsidR="00381F80" w:rsidRDefault="005C2660">
      <w:pPr>
        <w:pStyle w:val="Compact"/>
        <w:numPr>
          <w:ilvl w:val="2"/>
          <w:numId w:val="12"/>
        </w:numPr>
      </w:pPr>
      <w:r>
        <w:t>consider clipping IUCN ranges to bathymetry for depth-limited species or taxa</w:t>
      </w:r>
    </w:p>
    <w:p w14:paraId="64144BFF" w14:textId="77777777" w:rsidR="00381F80" w:rsidRDefault="005C2660">
      <w:pPr>
        <w:pStyle w:val="Compact"/>
        <w:numPr>
          <w:ilvl w:val="2"/>
          <w:numId w:val="12"/>
        </w:numPr>
      </w:pPr>
      <w:r>
        <w:t>or consider de-weighting IUCN for area-weighted calcs, for taxa in which IUCN is consistently overestimating presence</w:t>
      </w:r>
    </w:p>
    <w:p w14:paraId="79B450D2" w14:textId="77777777" w:rsidR="00381F80" w:rsidRDefault="005C2660">
      <w:r>
        <w:pict w14:anchorId="6C6A6000">
          <v:rect id="_x0000_i1032" style="width:0;height:1.5pt" o:hralign="center" o:hrstd="t" o:hr="t"/>
        </w:pict>
      </w:r>
    </w:p>
    <w:p w14:paraId="158D8AAB" w14:textId="77777777" w:rsidR="00381F80" w:rsidRDefault="005C2660">
      <w:pPr>
        <w:pStyle w:val="Heading1"/>
      </w:pPr>
      <w:bookmarkStart w:id="218" w:name="methods"/>
      <w:bookmarkEnd w:id="218"/>
      <w:r>
        <w:t>Methods</w:t>
      </w:r>
    </w:p>
    <w:p w14:paraId="720D77B1" w14:textId="77777777" w:rsidR="00381F80" w:rsidRDefault="005C2660">
      <w:pPr>
        <w:pStyle w:val="Heading3"/>
      </w:pPr>
      <w:bookmarkStart w:id="219" w:name="taxonomic-distribution-comparison"/>
      <w:bookmarkEnd w:id="219"/>
      <w:r>
        <w:t>taxonomic distribution comparison</w:t>
      </w:r>
    </w:p>
    <w:p w14:paraId="09B5BCA3" w14:textId="77777777" w:rsidR="00381F80" w:rsidRDefault="005C2660">
      <w:r>
        <w:t>To examine the overall taxonomic distribution across the spatial datasets, we grouped species by taxonomic class and data source (IUCN, AquaMaps, or both), and examined the proportion of each class represented in each data source category. We then filtered the species list to those that have been evaluated for the IUCN Red List of Threatened Species (in SOM).</w:t>
      </w:r>
    </w:p>
    <w:p w14:paraId="1C126C18" w14:textId="77777777" w:rsidR="00381F80" w:rsidRDefault="005C2660">
      <w:r>
        <w:rPr>
          <w:b/>
          <w:i/>
        </w:rPr>
        <w:t>Currently this is also included in body - take out and leave in here? Per BH: "Either cut or move to data description section of methods above."</w:t>
      </w:r>
      <w:r>
        <w:t>: The IUCN releases spatial data sets when a taxonomic group (typically on the scale of order or family) has been comprehensively assessed, to guard against sample bias (though non-comprehensive datasets are available for reptiles and marine fish). As such, spatial data for many taxonomic classes remain unavailable, and within a class, the assessed sub-groups may not represent the entire class.</w:t>
      </w:r>
    </w:p>
    <w:p w14:paraId="09C99503" w14:textId="77777777" w:rsidR="00381F80" w:rsidRDefault="005C2660">
      <w:pPr>
        <w:pStyle w:val="Heading3"/>
      </w:pPr>
      <w:bookmarkStart w:id="220" w:name="global-spatial-distribution-comparison"/>
      <w:bookmarkEnd w:id="220"/>
      <w:r>
        <w:lastRenderedPageBreak/>
        <w:t>global spatial distribution comparison</w:t>
      </w:r>
    </w:p>
    <w:p w14:paraId="156641B9" w14:textId="77777777" w:rsidR="00381F80" w:rsidRDefault="005C2660">
      <w:r>
        <w:t>To compare the spatial representation of the two datasets directly, we first rasterized the IUCN species polygons to the same 0.5° grid as the AquaMaps species maps; species presence within a grid cell was determined by any non-zero overlap of a species polygon with the cell, and species richness per cell was simply the count of the species present. For the AquaMaps dataset, we determined per-cell species richness by counting all species with non-zero probability of occurrence, to best approximate the "extent of occurrence" generally indicated by IUCN maps. We represented relative distribution of species richness for each dataset by plotting average species count against latitude and longitude.</w:t>
      </w:r>
    </w:p>
    <w:p w14:paraId="0EF42170" w14:textId="77777777" w:rsidR="00381F80" w:rsidRDefault="005C2660">
      <w:r>
        <w:rPr>
          <w:i/>
        </w:rPr>
        <w:t>map pairs comparison</w:t>
      </w:r>
    </w:p>
    <w:p w14:paraId="46B38740" w14:textId="77777777" w:rsidR="00381F80" w:rsidRDefault="005C2660">
      <w:r>
        <w:t>Using genus and species binomials to identify paired maps, we selected the subset of marine species that have range maps in both IUCN and AquaMaps current native distribution (n = 2166). We used the same criteria as outlined above to determine species presence within a cell.</w:t>
      </w:r>
    </w:p>
    <w:p w14:paraId="7058799D" w14:textId="77777777" w:rsidR="00381F80" w:rsidRDefault="005C2660">
      <w:r>
        <w:rPr>
          <w:b/>
          <w:i/>
        </w:rPr>
        <w:t>from results/discussion: paraphrase or expand upon this</w:t>
      </w:r>
      <w:r>
        <w:t xml:space="preserve"> Overlaying paired distribution maps for a given species, we calculated two dimensions of spatial alignment: </w:t>
      </w:r>
      <w:r>
        <w:rPr>
          <w:i/>
        </w:rPr>
        <w:t>distribution alignment</w:t>
      </w:r>
      <w:r>
        <w:t xml:space="preserve">, which we defined as the proportion of the smaller range intersecting the larger range; and </w:t>
      </w:r>
      <w:r>
        <w:rPr>
          <w:i/>
        </w:rPr>
        <w:t>area alignment</w:t>
      </w:r>
      <w:r>
        <w:t>, which we defined as the ratio of the smaller range to the larger range.</w:t>
      </w:r>
    </w:p>
    <w:p w14:paraId="0D3E744C" w14:textId="77777777" w:rsidR="00381F80" w:rsidRDefault="005C2660">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30004F9E" w14:textId="77777777" w:rsidR="00381F80" w:rsidRDefault="005C2660">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6FB293B" w14:textId="77777777" w:rsidR="00381F80" w:rsidRDefault="005C2660">
      <w:pPr>
        <w:pStyle w:val="Heading3"/>
      </w:pPr>
      <w:bookmarkStart w:id="221" w:name="methods-for-ohi-comparison"/>
      <w:bookmarkEnd w:id="221"/>
      <w:r>
        <w:t>Methods for OHI comparison</w:t>
      </w:r>
    </w:p>
    <w:p w14:paraId="3C698531" w14:textId="77777777" w:rsidR="00381F80" w:rsidRDefault="005C2660">
      <w:pPr>
        <w:pStyle w:val="Heading3"/>
      </w:pPr>
      <w:bookmarkStart w:id="222" w:name="methods-for-mpa-gap-analysis-comparison"/>
      <w:bookmarkEnd w:id="222"/>
      <w:r>
        <w:t>Methods for MPA Gap Analysis comparison</w:t>
      </w:r>
    </w:p>
    <w:p w14:paraId="37276A97" w14:textId="77777777" w:rsidR="00381F80" w:rsidRDefault="005C2660">
      <w:r>
        <w:pict w14:anchorId="47F1C6BA">
          <v:rect id="_x0000_i1033" style="width:0;height:1.5pt" o:hralign="center" o:hrstd="t" o:hr="t"/>
        </w:pict>
      </w:r>
    </w:p>
    <w:p w14:paraId="7E30E8C3" w14:textId="77777777" w:rsidR="00381F80" w:rsidRDefault="005C2660">
      <w:pPr>
        <w:pStyle w:val="Heading1"/>
      </w:pPr>
      <w:bookmarkStart w:id="223" w:name="figures"/>
      <w:bookmarkEnd w:id="223"/>
      <w:r>
        <w:t>Figures</w:t>
      </w:r>
    </w:p>
    <w:p w14:paraId="355E6CBD" w14:textId="77777777" w:rsidR="00381F80" w:rsidRDefault="005C2660">
      <w:pPr>
        <w:pStyle w:val="Heading3"/>
      </w:pPr>
      <w:bookmarkStart w:id="224" w:name="figure-1"/>
      <w:bookmarkEnd w:id="224"/>
      <w:r>
        <w:t>Figure 1</w:t>
      </w:r>
    </w:p>
    <w:p w14:paraId="027E57B8" w14:textId="77777777" w:rsidR="00381F80" w:rsidRDefault="00381F80"/>
    <w:p w14:paraId="43F7E524" w14:textId="77777777" w:rsidR="00381F80" w:rsidRDefault="005C2660">
      <w:r>
        <w:rPr>
          <w:noProof/>
        </w:rPr>
        <w:lastRenderedPageBreak/>
        <w:drawing>
          <wp:inline distT="0" distB="0" distL="0" distR="0" wp14:anchorId="2161A89C" wp14:editId="3A8E36BF">
            <wp:extent cx="5440680" cy="271405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8"/>
                    <a:stretch>
                      <a:fillRect/>
                    </a:stretch>
                  </pic:blipFill>
                  <pic:spPr bwMode="auto">
                    <a:xfrm>
                      <a:off x="0" y="0"/>
                      <a:ext cx="5440680" cy="2714057"/>
                    </a:xfrm>
                    <a:prstGeom prst="rect">
                      <a:avLst/>
                    </a:prstGeom>
                    <a:noFill/>
                    <a:ln w="9525">
                      <a:noFill/>
                      <a:headEnd/>
                      <a:tailEnd/>
                    </a:ln>
                  </pic:spPr>
                </pic:pic>
              </a:graphicData>
            </a:graphic>
          </wp:inline>
        </w:drawing>
      </w:r>
    </w:p>
    <w:p w14:paraId="181E71DF" w14:textId="77777777" w:rsidR="00381F80" w:rsidRDefault="005C2660">
      <w:r>
        <w:rPr>
          <w:noProof/>
        </w:rPr>
        <w:drawing>
          <wp:inline distT="0" distB="0" distL="0" distR="0" wp14:anchorId="7CD72190" wp14:editId="642F8BE5">
            <wp:extent cx="5440680" cy="32838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9"/>
                    <a:stretch>
                      <a:fillRect/>
                    </a:stretch>
                  </pic:blipFill>
                  <pic:spPr bwMode="auto">
                    <a:xfrm>
                      <a:off x="0" y="0"/>
                      <a:ext cx="5440680" cy="3283868"/>
                    </a:xfrm>
                    <a:prstGeom prst="rect">
                      <a:avLst/>
                    </a:prstGeom>
                    <a:noFill/>
                    <a:ln w="9525">
                      <a:noFill/>
                      <a:headEnd/>
                      <a:tailEnd/>
                    </a:ln>
                  </pic:spPr>
                </pic:pic>
              </a:graphicData>
            </a:graphic>
          </wp:inline>
        </w:drawing>
      </w:r>
    </w:p>
    <w:p w14:paraId="63032FAE" w14:textId="77777777" w:rsidR="00381F80" w:rsidRDefault="005C2660">
      <w:r>
        <w:rPr>
          <w:noProof/>
        </w:rPr>
        <w:lastRenderedPageBreak/>
        <w:drawing>
          <wp:inline distT="0" distB="0" distL="0" distR="0" wp14:anchorId="0F16B054" wp14:editId="74773BB6">
            <wp:extent cx="5440680" cy="3816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0"/>
                    <a:stretch>
                      <a:fillRect/>
                    </a:stretch>
                  </pic:blipFill>
                  <pic:spPr bwMode="auto">
                    <a:xfrm>
                      <a:off x="0" y="0"/>
                      <a:ext cx="5440680" cy="3816733"/>
                    </a:xfrm>
                    <a:prstGeom prst="rect">
                      <a:avLst/>
                    </a:prstGeom>
                    <a:noFill/>
                    <a:ln w="9525">
                      <a:noFill/>
                      <a:headEnd/>
                      <a:tailEnd/>
                    </a:ln>
                  </pic:spPr>
                </pic:pic>
              </a:graphicData>
            </a:graphic>
          </wp:inline>
        </w:drawing>
      </w:r>
    </w:p>
    <w:p w14:paraId="0C4924D8" w14:textId="77777777" w:rsidR="00381F80" w:rsidRDefault="005C2660">
      <w:pPr>
        <w:pStyle w:val="BlockQuote"/>
      </w:pPr>
      <w:r>
        <w:rPr>
          <w:b/>
        </w:rPr>
        <w:t>Figure 1(a):</w:t>
      </w:r>
      <w:r>
        <w:t xml:space="preserve"> Number and proportion of species, listed by taxa, included in each dataset: IUCN, AquaMaps, or both. AquaMaps encompasses a broader range of taxa than IUCN, while IUCN focuses on comprehensively assessing select taxonomic groups, typically at the level of order or family. Overlapping species are dominated by bony fishes (1304 species, primarily tropical taxa) and corals (505 species).</w:t>
      </w:r>
    </w:p>
    <w:p w14:paraId="6D1724E5" w14:textId="77777777" w:rsidR="00381F80" w:rsidRDefault="005C2660">
      <w:pPr>
        <w:pStyle w:val="BlockQuote"/>
      </w:pPr>
      <w:r>
        <w:rPr>
          <w:b/>
        </w:rPr>
        <w:t>Figure 1 (b, c):</w:t>
      </w:r>
      <w:r>
        <w:t xml:space="preserve"> Global marine species richness according to (a) AquaMaps dataset and (b) IUCN dataset. The frequency plot to the right of each map shows relative species count per cell at each latitude; while both datasets peak in tropical latitudes near the equator, the frequency for IUCN maps drops quickly beyond 30°N and 30°S, while the frequency for AquaMaps remains robust well into temperate latitudes. The frequency plot above each map shows relative species count at each longitude, showing a slight bias in the IUCN dataset away from the Atlantic and eastern Pacific compared to AquaMaps.</w:t>
      </w:r>
    </w:p>
    <w:p w14:paraId="2BEF4866" w14:textId="77777777" w:rsidR="00381F80" w:rsidRDefault="005C2660">
      <w:pPr>
        <w:pStyle w:val="Heading3"/>
      </w:pPr>
      <w:bookmarkStart w:id="225" w:name="figure-2"/>
      <w:bookmarkEnd w:id="225"/>
      <w:r>
        <w:t>Figure 2</w:t>
      </w:r>
    </w:p>
    <w:p w14:paraId="15B9376A" w14:textId="77777777" w:rsidR="00381F80" w:rsidRDefault="00381F80"/>
    <w:p w14:paraId="7D8FA67C" w14:textId="77777777" w:rsidR="00381F80" w:rsidRDefault="005C2660">
      <w:r>
        <w:rPr>
          <w:noProof/>
        </w:rPr>
        <w:lastRenderedPageBreak/>
        <w:drawing>
          <wp:inline distT="0" distB="0" distL="0" distR="0" wp14:anchorId="1D3AB3F9" wp14:editId="70171EDC">
            <wp:extent cx="5440680" cy="317373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1"/>
                    <a:stretch>
                      <a:fillRect/>
                    </a:stretch>
                  </pic:blipFill>
                  <pic:spPr bwMode="auto">
                    <a:xfrm>
                      <a:off x="0" y="0"/>
                      <a:ext cx="5440680" cy="3173730"/>
                    </a:xfrm>
                    <a:prstGeom prst="rect">
                      <a:avLst/>
                    </a:prstGeom>
                    <a:noFill/>
                    <a:ln w="9525">
                      <a:noFill/>
                      <a:headEnd/>
                      <a:tailEnd/>
                    </a:ln>
                  </pic:spPr>
                </pic:pic>
              </a:graphicData>
            </a:graphic>
          </wp:inline>
        </w:drawing>
      </w:r>
    </w:p>
    <w:p w14:paraId="0AF2E01B" w14:textId="77777777" w:rsidR="00381F80" w:rsidRDefault="005C2660">
      <w:pPr>
        <w:pStyle w:val="BlockQuote"/>
      </w:pPr>
      <w:r>
        <w:rPr>
          <w:b/>
        </w:rPr>
        <w:t>Figure 2 (a):</w:t>
      </w:r>
      <w:r>
        <w:t xml:space="preserve"> For each paired-map species, we calculated two dimensions of spatial alignment: </w:t>
      </w:r>
      <w:r>
        <w:rPr>
          <w:i/>
        </w:rPr>
        <w:t>distribution alignment</w:t>
      </w:r>
      <w:r>
        <w:t xml:space="preserve">, which we defined as the proportion of the smaller range intersecting the larger range (where on the map); and </w:t>
      </w:r>
      <w:r>
        <w:rPr>
          <w:i/>
        </w:rPr>
        <w:t>extent alignment</w:t>
      </w:r>
      <w:r>
        <w:t>, which we defined as the ratio of the smaller range to the larger range (how much of the map). For a species whose distribution is well understood and described in both datasets, we would expect to see a value near 100% for each dimension of alignment.</w:t>
      </w:r>
    </w:p>
    <w:p w14:paraId="228C256E" w14:textId="77777777" w:rsidR="00381F80" w:rsidRDefault="005C2660">
      <w:pPr>
        <w:pStyle w:val="BlockQuote"/>
      </w:pPr>
      <w:r>
        <w:t>The upper right quadrant (quadrant 1) comprises species whose maps largely agree (better than median value) in both spatial distribution and the extent of described ranges (n = 400; 18.5 %). The upper left quadrant (quadrant 2) comprises species whose maps agree well in distribution, but disagree in extent (n = 684; 31.6 %). The lower right quadrant (quadrant 3) includes species for which the paired maps generally agree in range extent, but disagree on where those ranges lie - a more worrisome mismatch than that indicated by quadrant 2 (n = 681; 31.4 %). The lower left quadrant (quadrant 4) indicates species for which the map pairs agree poorly in both area and distribution (n = 401; 18.5 %).</w:t>
      </w:r>
    </w:p>
    <w:p w14:paraId="7584BA95" w14:textId="77777777" w:rsidR="00381F80" w:rsidRDefault="005C2660">
      <w:r>
        <w:rPr>
          <w:noProof/>
        </w:rPr>
        <w:lastRenderedPageBreak/>
        <w:drawing>
          <wp:inline distT="0" distB="0" distL="0" distR="0" wp14:anchorId="4207E218" wp14:editId="43799C71">
            <wp:extent cx="5440680" cy="317373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2"/>
                    <a:stretch>
                      <a:fillRect/>
                    </a:stretch>
                  </pic:blipFill>
                  <pic:spPr bwMode="auto">
                    <a:xfrm>
                      <a:off x="0" y="0"/>
                      <a:ext cx="5440680" cy="3173730"/>
                    </a:xfrm>
                    <a:prstGeom prst="rect">
                      <a:avLst/>
                    </a:prstGeom>
                    <a:noFill/>
                    <a:ln w="9525">
                      <a:noFill/>
                      <a:headEnd/>
                      <a:tailEnd/>
                    </a:ln>
                  </pic:spPr>
                </pic:pic>
              </a:graphicData>
            </a:graphic>
          </wp:inline>
        </w:drawing>
      </w:r>
    </w:p>
    <w:p w14:paraId="7FF6ED39" w14:textId="77777777" w:rsidR="00381F80" w:rsidRDefault="005C2660">
      <w:pPr>
        <w:pStyle w:val="BlockQuote"/>
      </w:pPr>
      <w:r>
        <w:rPr>
          <w:b/>
        </w:rPr>
        <w:t>Figure 2 (b):</w:t>
      </w:r>
      <w:r>
        <w:t xml:space="preserve"> Spatial alignment of paired-map species by taxonomic group. </w:t>
      </w:r>
      <w:r>
        <w:rPr>
          <w:b/>
          <w:i/>
        </w:rPr>
        <w:t>REDO with all corals grouped together!</w:t>
      </w:r>
      <w:r>
        <w:t xml:space="preserve"> </w:t>
      </w:r>
      <w:r>
        <w:rPr>
          <w:i/>
        </w:rPr>
        <w:t>Also - is it distracting to use order names for some groups and not others? Some of the groups had pretty long names ("acanthuridae" is way shorter than "surgeonfish, tangs, and unicornfish")</w:t>
      </w:r>
    </w:p>
    <w:p w14:paraId="3EF790BA" w14:textId="77777777" w:rsidR="00381F80" w:rsidRDefault="005C2660">
      <w:pPr>
        <w:pStyle w:val="Heading3"/>
      </w:pPr>
      <w:bookmarkStart w:id="226" w:name="figure-3"/>
      <w:bookmarkEnd w:id="226"/>
      <w:r>
        <w:t>Figure 3</w:t>
      </w:r>
    </w:p>
    <w:p w14:paraId="3A781480" w14:textId="77777777" w:rsidR="00381F80" w:rsidRDefault="00381F80"/>
    <w:p w14:paraId="2BB73FAD" w14:textId="77777777" w:rsidR="00381F80" w:rsidRDefault="005C2660">
      <w:r>
        <w:rPr>
          <w:noProof/>
        </w:rPr>
        <w:drawing>
          <wp:inline distT="0" distB="0" distL="0" distR="0" wp14:anchorId="2B738035" wp14:editId="090A2CFA">
            <wp:extent cx="5440680" cy="369684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PP_scenarios/boxplot_abs_diff.png"/>
                    <pic:cNvPicPr>
                      <a:picLocks noChangeAspect="1" noChangeArrowheads="1"/>
                    </pic:cNvPicPr>
                  </pic:nvPicPr>
                  <pic:blipFill>
                    <a:blip r:embed="rId13"/>
                    <a:stretch>
                      <a:fillRect/>
                    </a:stretch>
                  </pic:blipFill>
                  <pic:spPr bwMode="auto">
                    <a:xfrm>
                      <a:off x="0" y="0"/>
                      <a:ext cx="5440680" cy="3696847"/>
                    </a:xfrm>
                    <a:prstGeom prst="rect">
                      <a:avLst/>
                    </a:prstGeom>
                    <a:noFill/>
                    <a:ln w="9525">
                      <a:noFill/>
                      <a:headEnd/>
                      <a:tailEnd/>
                    </a:ln>
                  </pic:spPr>
                </pic:pic>
              </a:graphicData>
            </a:graphic>
          </wp:inline>
        </w:drawing>
      </w:r>
    </w:p>
    <w:p w14:paraId="3012AD22" w14:textId="77777777" w:rsidR="00381F80" w:rsidRDefault="005C2660">
      <w:r>
        <w:lastRenderedPageBreak/>
        <w:t>Figure [X] shows the change in status score for the Species Subgoal within the global Ocean Health Index under three different scenarios.</w:t>
      </w:r>
    </w:p>
    <w:tbl>
      <w:tblPr>
        <w:tblW w:w="0" w:type="pct"/>
        <w:tblLook w:val="04A0" w:firstRow="1" w:lastRow="0" w:firstColumn="1" w:lastColumn="0" w:noHBand="0" w:noVBand="1"/>
      </w:tblPr>
      <w:tblGrid>
        <w:gridCol w:w="2294"/>
        <w:gridCol w:w="2254"/>
        <w:gridCol w:w="3320"/>
      </w:tblGrid>
      <w:tr w:rsidR="00381F80" w14:paraId="20BD5A5D" w14:textId="77777777">
        <w:tc>
          <w:tcPr>
            <w:tcW w:w="0" w:type="auto"/>
            <w:tcBorders>
              <w:bottom w:val="single" w:sz="0" w:space="0" w:color="auto"/>
            </w:tcBorders>
            <w:vAlign w:val="bottom"/>
          </w:tcPr>
          <w:p w14:paraId="5788D0A9" w14:textId="77777777" w:rsidR="00381F80" w:rsidRDefault="005C2660">
            <w:pPr>
              <w:pStyle w:val="Compact"/>
            </w:pPr>
            <w:r>
              <w:t>Scenario</w:t>
            </w:r>
          </w:p>
        </w:tc>
        <w:tc>
          <w:tcPr>
            <w:tcW w:w="0" w:type="auto"/>
            <w:tcBorders>
              <w:bottom w:val="single" w:sz="0" w:space="0" w:color="auto"/>
            </w:tcBorders>
            <w:vAlign w:val="bottom"/>
          </w:tcPr>
          <w:p w14:paraId="36B9BF08" w14:textId="77777777" w:rsidR="00381F80" w:rsidRDefault="005C2660">
            <w:pPr>
              <w:pStyle w:val="Compact"/>
              <w:jc w:val="center"/>
            </w:pPr>
            <w:r>
              <w:t>Priority data source</w:t>
            </w:r>
          </w:p>
        </w:tc>
        <w:tc>
          <w:tcPr>
            <w:tcW w:w="0" w:type="auto"/>
            <w:tcBorders>
              <w:bottom w:val="single" w:sz="0" w:space="0" w:color="auto"/>
            </w:tcBorders>
            <w:vAlign w:val="bottom"/>
          </w:tcPr>
          <w:p w14:paraId="0EE2755E" w14:textId="77777777" w:rsidR="00381F80" w:rsidRDefault="005C2660">
            <w:pPr>
              <w:pStyle w:val="Compact"/>
              <w:jc w:val="center"/>
            </w:pPr>
            <w:r>
              <w:t>AquaMaps presence threshold</w:t>
            </w:r>
          </w:p>
        </w:tc>
      </w:tr>
      <w:tr w:rsidR="00381F80" w14:paraId="17D546D1" w14:textId="77777777">
        <w:tc>
          <w:tcPr>
            <w:tcW w:w="0" w:type="auto"/>
          </w:tcPr>
          <w:p w14:paraId="1B4052A4" w14:textId="77777777" w:rsidR="00381F80" w:rsidRDefault="005C2660">
            <w:pPr>
              <w:pStyle w:val="Compact"/>
            </w:pPr>
            <w:r>
              <w:t>Scenario 0 (current)</w:t>
            </w:r>
          </w:p>
        </w:tc>
        <w:tc>
          <w:tcPr>
            <w:tcW w:w="0" w:type="auto"/>
          </w:tcPr>
          <w:p w14:paraId="0DAF218B" w14:textId="77777777" w:rsidR="00381F80" w:rsidRDefault="005C2660">
            <w:pPr>
              <w:pStyle w:val="Compact"/>
              <w:jc w:val="center"/>
            </w:pPr>
            <w:r>
              <w:t>IUCN</w:t>
            </w:r>
          </w:p>
        </w:tc>
        <w:tc>
          <w:tcPr>
            <w:tcW w:w="0" w:type="auto"/>
          </w:tcPr>
          <w:p w14:paraId="12A67B4F" w14:textId="77777777" w:rsidR="00381F80" w:rsidRDefault="005C2660">
            <w:pPr>
              <w:pStyle w:val="Compact"/>
              <w:jc w:val="center"/>
            </w:pPr>
            <w:r>
              <w:t>&gt;= 40%</w:t>
            </w:r>
          </w:p>
        </w:tc>
      </w:tr>
      <w:tr w:rsidR="00381F80" w14:paraId="09E51478" w14:textId="77777777">
        <w:tc>
          <w:tcPr>
            <w:tcW w:w="0" w:type="auto"/>
          </w:tcPr>
          <w:p w14:paraId="6C0A6D7B" w14:textId="77777777" w:rsidR="00381F80" w:rsidRDefault="005C2660">
            <w:pPr>
              <w:pStyle w:val="Compact"/>
            </w:pPr>
            <w:r>
              <w:t>Scenario 1</w:t>
            </w:r>
          </w:p>
        </w:tc>
        <w:tc>
          <w:tcPr>
            <w:tcW w:w="0" w:type="auto"/>
          </w:tcPr>
          <w:p w14:paraId="6716F24E" w14:textId="77777777" w:rsidR="00381F80" w:rsidRDefault="005C2660">
            <w:pPr>
              <w:pStyle w:val="Compact"/>
              <w:jc w:val="center"/>
            </w:pPr>
            <w:r>
              <w:t>IUCN</w:t>
            </w:r>
          </w:p>
        </w:tc>
        <w:tc>
          <w:tcPr>
            <w:tcW w:w="0" w:type="auto"/>
          </w:tcPr>
          <w:p w14:paraId="765A8674" w14:textId="77777777" w:rsidR="00381F80" w:rsidRDefault="005C2660">
            <w:pPr>
              <w:pStyle w:val="Compact"/>
              <w:jc w:val="center"/>
            </w:pPr>
            <w:r>
              <w:t>&gt; 0%</w:t>
            </w:r>
          </w:p>
        </w:tc>
      </w:tr>
      <w:tr w:rsidR="00381F80" w14:paraId="4810F43E" w14:textId="77777777">
        <w:tc>
          <w:tcPr>
            <w:tcW w:w="0" w:type="auto"/>
          </w:tcPr>
          <w:p w14:paraId="344EEAAE" w14:textId="77777777" w:rsidR="00381F80" w:rsidRDefault="005C2660">
            <w:pPr>
              <w:pStyle w:val="Compact"/>
            </w:pPr>
            <w:r>
              <w:t>Scenario 2</w:t>
            </w:r>
          </w:p>
        </w:tc>
        <w:tc>
          <w:tcPr>
            <w:tcW w:w="0" w:type="auto"/>
          </w:tcPr>
          <w:p w14:paraId="528DD9B2" w14:textId="77777777" w:rsidR="00381F80" w:rsidRDefault="005C2660">
            <w:pPr>
              <w:pStyle w:val="Compact"/>
              <w:jc w:val="center"/>
            </w:pPr>
            <w:r>
              <w:t>AquaMaps</w:t>
            </w:r>
          </w:p>
        </w:tc>
        <w:tc>
          <w:tcPr>
            <w:tcW w:w="0" w:type="auto"/>
          </w:tcPr>
          <w:p w14:paraId="26E55C41" w14:textId="77777777" w:rsidR="00381F80" w:rsidRDefault="005C2660">
            <w:pPr>
              <w:pStyle w:val="Compact"/>
              <w:jc w:val="center"/>
            </w:pPr>
            <w:r>
              <w:t>&gt;= 40%</w:t>
            </w:r>
          </w:p>
        </w:tc>
      </w:tr>
      <w:tr w:rsidR="00381F80" w14:paraId="1591047F" w14:textId="77777777">
        <w:tc>
          <w:tcPr>
            <w:tcW w:w="0" w:type="auto"/>
          </w:tcPr>
          <w:p w14:paraId="4D76C511" w14:textId="77777777" w:rsidR="00381F80" w:rsidRDefault="005C2660">
            <w:pPr>
              <w:pStyle w:val="Compact"/>
            </w:pPr>
            <w:r>
              <w:t>Scenario 3</w:t>
            </w:r>
          </w:p>
        </w:tc>
        <w:tc>
          <w:tcPr>
            <w:tcW w:w="0" w:type="auto"/>
          </w:tcPr>
          <w:p w14:paraId="6072EF25" w14:textId="77777777" w:rsidR="00381F80" w:rsidRDefault="005C2660">
            <w:pPr>
              <w:pStyle w:val="Compact"/>
              <w:jc w:val="center"/>
            </w:pPr>
            <w:r>
              <w:t>AquaMaps</w:t>
            </w:r>
          </w:p>
        </w:tc>
        <w:tc>
          <w:tcPr>
            <w:tcW w:w="0" w:type="auto"/>
          </w:tcPr>
          <w:p w14:paraId="344D53B5" w14:textId="77777777" w:rsidR="00381F80" w:rsidRDefault="005C2660">
            <w:pPr>
              <w:pStyle w:val="Compact"/>
              <w:jc w:val="center"/>
            </w:pPr>
            <w:r>
              <w:t>&gt; 0%</w:t>
            </w:r>
          </w:p>
        </w:tc>
      </w:tr>
    </w:tbl>
    <w:p w14:paraId="77664962" w14:textId="77777777" w:rsidR="00381F80" w:rsidRDefault="005C2660">
      <w:pPr>
        <w:numPr>
          <w:ilvl w:val="0"/>
          <w:numId w:val="13"/>
        </w:numPr>
      </w:pPr>
      <w:r>
        <w:t>Scenario 1 shows the effect of reducing the presence threshold for AquaMaps presence. Reducing the threshold will always increase the apparent range of a species, therefore the slight decrease in average score suggests increased spatial representation of threatened species.</w:t>
      </w:r>
    </w:p>
    <w:p w14:paraId="2A1A3F38" w14:textId="77777777" w:rsidR="00381F80" w:rsidRDefault="005C2660">
      <w:pPr>
        <w:numPr>
          <w:ilvl w:val="0"/>
          <w:numId w:val="13"/>
        </w:numPr>
      </w:pPr>
      <w:r>
        <w:t>Scenario 2 shows the effect of preferring AquaMaps data over IUCN, while maintaining the same presence threshold. This will have different effects depending on the species; in general, AquaMaps ranges are smaller than IUCN ranges, so many but not all overlapping species will see a decrease in represented range. The slight bump in mean score may indicate a small increase in spatial representation of low-risk species, a small decrease in spatial representation of high-risk species, or more likely a combination of both.</w:t>
      </w:r>
    </w:p>
    <w:p w14:paraId="4BF822AE" w14:textId="77777777" w:rsidR="00381F80" w:rsidRDefault="005C2660">
      <w:pPr>
        <w:numPr>
          <w:ilvl w:val="0"/>
          <w:numId w:val="13"/>
        </w:numPr>
      </w:pPr>
      <w:r>
        <w:t>Scenario 3 shows the effect of preferring AquaMaps data over IUCN, while eliminating the presence threshold. Just as a presence threshold of zero in scenario 1 drives a decrease in average score relative to the baseline, the zero threshold in scenario 3 drives a decrease in scores relative to scenario 2. The large decrease seems to indicate that within the set of paired-map species, a zero threshold greatly increases the spatial representation of high-risk species relative to low-risk species.</w:t>
      </w:r>
    </w:p>
    <w:p w14:paraId="0957572A" w14:textId="77777777" w:rsidR="00381F80" w:rsidRDefault="005C2660">
      <w:r>
        <w:pict w14:anchorId="666C1D61">
          <v:rect id="_x0000_i1034" style="width:0;height:1.5pt" o:hralign="center" o:hrstd="t" o:hr="t"/>
        </w:pict>
      </w:r>
    </w:p>
    <w:p w14:paraId="76B79396" w14:textId="77777777" w:rsidR="00381F80" w:rsidRDefault="005C2660">
      <w:pPr>
        <w:pStyle w:val="Heading1"/>
      </w:pPr>
      <w:bookmarkStart w:id="227" w:name="references"/>
      <w:bookmarkEnd w:id="227"/>
      <w:r>
        <w:t>References</w:t>
      </w:r>
    </w:p>
    <w:p w14:paraId="7BA5DD92" w14:textId="77777777" w:rsidR="00381F80" w:rsidRDefault="005C2660">
      <w:r>
        <w:rPr>
          <w:b/>
        </w:rPr>
        <w:t>Key AquaMaps publications:</w:t>
      </w:r>
    </w:p>
    <w:p w14:paraId="25322273" w14:textId="77777777" w:rsidR="00381F80" w:rsidRDefault="005C2660">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0F606BB9" w14:textId="77777777" w:rsidR="00381F80" w:rsidRDefault="005C2660">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011158CD" w14:textId="77777777" w:rsidR="00381F80" w:rsidRDefault="005C2660">
      <w:r>
        <w:lastRenderedPageBreak/>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1188539E" w14:textId="77777777" w:rsidR="00381F80" w:rsidRDefault="005C2660">
      <w:r>
        <w:rPr>
          <w:b/>
        </w:rPr>
        <w:t>Papers based on AquaMaps:</w:t>
      </w:r>
    </w:p>
    <w:p w14:paraId="35FC8F25" w14:textId="77777777" w:rsidR="00381F80" w:rsidRDefault="005C2660">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350C4D01" w14:textId="77777777" w:rsidR="00381F80" w:rsidRDefault="005C2660">
      <w:r>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33F2F755" w14:textId="77777777" w:rsidR="00381F80" w:rsidRDefault="005C2660">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report on marine data sets and data gaps etc, incl both IUCN and AM</w:t>
      </w:r>
    </w:p>
    <w:p w14:paraId="0B0734CD" w14:textId="77777777" w:rsidR="00381F80" w:rsidRDefault="005C2660">
      <w:r>
        <w:pict w14:anchorId="5CAFF2AB">
          <v:rect id="_x0000_i1035" style="width:0;height:1.5pt" o:hralign="center" o:hrstd="t" o:hr="t"/>
        </w:pict>
      </w:r>
    </w:p>
    <w:p w14:paraId="2E814370" w14:textId="77777777" w:rsidR="00381F80" w:rsidRDefault="005C2660">
      <w:r>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3004E48C" w14:textId="77777777" w:rsidR="00381F80" w:rsidRDefault="005C2660">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46C0A5ED" w14:textId="77777777" w:rsidR="00381F80" w:rsidRDefault="005C2660">
      <w:r>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67AA517B" w14:textId="77777777" w:rsidR="00381F80" w:rsidRDefault="005C2660">
      <w:r>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0C04DA77" w14:textId="77777777" w:rsidR="00381F80" w:rsidRDefault="005C2660">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4">
        <w:r>
          <w:rPr>
            <w:rStyle w:val="Link"/>
          </w:rPr>
          <w:t>doi:10.1038/nclimate2769</w:t>
        </w:r>
      </w:hyperlink>
      <w:r>
        <w:t>.</w:t>
      </w:r>
    </w:p>
    <w:p w14:paraId="313DC798" w14:textId="77777777" w:rsidR="00381F80" w:rsidRDefault="005C2660">
      <w:r>
        <w:lastRenderedPageBreak/>
        <w:t xml:space="preserve">Halpern, Benjamin S., Catherine Longo, Darren Hardy, Karen L. McLeod, Jameal F. Samhouri, Steven K. Katona, Kristin Kleisner, et al. “An Index to Assess the Health and Benefits of the Global Ocean.” Nature 488, no. 7413 (August 30, 2012): 615–20. </w:t>
      </w:r>
      <w:hyperlink r:id="rId15">
        <w:r>
          <w:rPr>
            <w:rStyle w:val="Link"/>
          </w:rPr>
          <w:t>doi:10.1038/nature11397</w:t>
        </w:r>
      </w:hyperlink>
      <w:r>
        <w:t>.</w:t>
      </w:r>
    </w:p>
    <w:p w14:paraId="2A1EED2F" w14:textId="77777777" w:rsidR="00381F80" w:rsidRDefault="005C2660">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6">
        <w:r>
          <w:rPr>
            <w:rStyle w:val="Link"/>
          </w:rPr>
          <w:t>doi:10.1038/srep17539</w:t>
        </w:r>
      </w:hyperlink>
      <w:r>
        <w:t>.</w:t>
      </w:r>
    </w:p>
    <w:p w14:paraId="7F7DEB2D" w14:textId="77777777" w:rsidR="00381F80" w:rsidRDefault="005C2660">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17">
        <w:r>
          <w:rPr>
            <w:rStyle w:val="Link"/>
          </w:rPr>
          <w:t>doi:10.1371/journal.pone.0060284</w:t>
        </w:r>
      </w:hyperlink>
      <w:r>
        <w:t>.</w:t>
      </w:r>
    </w:p>
    <w:p w14:paraId="1CB42C03" w14:textId="77777777" w:rsidR="00381F80" w:rsidRDefault="005C2660">
      <w:pPr>
        <w:pStyle w:val="Compact"/>
        <w:numPr>
          <w:ilvl w:val="0"/>
          <w:numId w:val="14"/>
        </w:numPr>
      </w:pPr>
      <w:r>
        <w:t>IUCN reference:</w:t>
      </w:r>
    </w:p>
    <w:p w14:paraId="470942EF" w14:textId="77777777" w:rsidR="00381F80" w:rsidRDefault="005C2660">
      <w:pPr>
        <w:pStyle w:val="Compact"/>
        <w:numPr>
          <w:ilvl w:val="1"/>
          <w:numId w:val="15"/>
        </w:numPr>
      </w:pPr>
      <w:hyperlink r:id="rId18">
        <w:r>
          <w:rPr>
            <w:rStyle w:val="Link"/>
          </w:rPr>
          <w:t>https://www.conservationtraining.org/course/view.php?id=217&amp;lang=en</w:t>
        </w:r>
      </w:hyperlink>
    </w:p>
    <w:p w14:paraId="4959AE7B" w14:textId="77777777" w:rsidR="00381F80" w:rsidRDefault="005C2660">
      <w:pPr>
        <w:pStyle w:val="Compact"/>
        <w:numPr>
          <w:ilvl w:val="1"/>
          <w:numId w:val="15"/>
        </w:numPr>
      </w:pPr>
      <w:hyperlink r:id="rId19">
        <w:r>
          <w:rPr>
            <w:rStyle w:val="Link"/>
          </w:rPr>
          <w:t>http://www.iucnredlist.org/technical-documents/red-list-training/iucnspatialresources</w:t>
        </w:r>
      </w:hyperlink>
    </w:p>
    <w:p w14:paraId="10876E7E" w14:textId="77777777" w:rsidR="00381F80" w:rsidRDefault="005C2660">
      <w:pPr>
        <w:pStyle w:val="Compact"/>
        <w:numPr>
          <w:ilvl w:val="1"/>
          <w:numId w:val="15"/>
        </w:numPr>
      </w:pPr>
      <w:r>
        <w:t>IUCN Red List - accessed 12/21/2015</w:t>
      </w:r>
    </w:p>
    <w:p w14:paraId="36A68807" w14:textId="77777777" w:rsidR="00381F80" w:rsidRDefault="005C2660">
      <w:pPr>
        <w:pStyle w:val="Compact"/>
        <w:numPr>
          <w:ilvl w:val="0"/>
          <w:numId w:val="14"/>
        </w:numPr>
      </w:pPr>
      <w:r>
        <w:t>AquaMaps reference, and accessed date?</w:t>
      </w:r>
    </w:p>
    <w:p w14:paraId="2DBD4D7C" w14:textId="77777777" w:rsidR="00381F80" w:rsidRDefault="005C2660">
      <w:r>
        <w:pict w14:anchorId="64FD818E">
          <v:rect id="_x0000_i1036" style="width:0;height:1.5pt" o:hralign="center" o:hrstd="t" o:hr="t"/>
        </w:pict>
      </w:r>
    </w:p>
    <w:p w14:paraId="525258D3" w14:textId="77777777" w:rsidR="00381F80" w:rsidRDefault="005C2660">
      <w:pPr>
        <w:pStyle w:val="Heading1"/>
      </w:pPr>
      <w:bookmarkStart w:id="228" w:name="supplemental-information"/>
      <w:bookmarkEnd w:id="228"/>
      <w:r>
        <w:t>Supplemental Information</w:t>
      </w:r>
    </w:p>
    <w:p w14:paraId="3C267B22" w14:textId="77777777" w:rsidR="00381F80" w:rsidRDefault="005C2660">
      <w:pPr>
        <w:pStyle w:val="Heading2"/>
      </w:pPr>
      <w:bookmarkStart w:id="229" w:name="info-on-data-prep"/>
      <w:bookmarkEnd w:id="229"/>
      <w:r>
        <w:t>Info on data prep</w:t>
      </w:r>
    </w:p>
    <w:p w14:paraId="2B4E9115" w14:textId="77777777" w:rsidR="00381F80" w:rsidRDefault="005C2660">
      <w:pPr>
        <w:pStyle w:val="Heading3"/>
      </w:pPr>
      <w:bookmarkStart w:id="230" w:name="processing-aquamaps"/>
      <w:bookmarkEnd w:id="230"/>
      <w:r>
        <w:t>processing AquaMaps</w:t>
      </w:r>
    </w:p>
    <w:p w14:paraId="0020A248" w14:textId="77777777" w:rsidR="00381F80" w:rsidRDefault="005C2660">
      <w:pPr>
        <w:pStyle w:val="Compact"/>
        <w:numPr>
          <w:ilvl w:val="0"/>
          <w:numId w:val="16"/>
        </w:numPr>
      </w:pPr>
      <w:r>
        <w:t>start with .sql files - three of 'em - how to get 'em?</w:t>
      </w:r>
    </w:p>
    <w:p w14:paraId="7EFE5ADA" w14:textId="77777777" w:rsidR="00381F80" w:rsidRDefault="005C2660">
      <w:pPr>
        <w:pStyle w:val="Compact"/>
        <w:numPr>
          <w:ilvl w:val="0"/>
          <w:numId w:val="16"/>
        </w:numPr>
      </w:pPr>
      <w:r>
        <w:t>turn into .csvs, which columns are critical for this analysis? simplify</w:t>
      </w:r>
    </w:p>
    <w:p w14:paraId="7EF04DF6" w14:textId="77777777" w:rsidR="00381F80" w:rsidRDefault="005C2660">
      <w:pPr>
        <w:pStyle w:val="Heading3"/>
      </w:pPr>
      <w:bookmarkStart w:id="231" w:name="downloading-and-processing-iucn-maps"/>
      <w:bookmarkEnd w:id="231"/>
      <w:r>
        <w:t>downloading and processing IUCN maps</w:t>
      </w:r>
    </w:p>
    <w:p w14:paraId="63EBCCD4" w14:textId="77777777" w:rsidR="00381F80" w:rsidRDefault="005C2660">
      <w:pPr>
        <w:pStyle w:val="Compact"/>
        <w:numPr>
          <w:ilvl w:val="0"/>
          <w:numId w:val="17"/>
        </w:numPr>
      </w:pPr>
      <w:r>
        <w:t>which data sets are included?</w:t>
      </w:r>
    </w:p>
    <w:p w14:paraId="681DC199" w14:textId="77777777" w:rsidR="00381F80" w:rsidRDefault="005C2660">
      <w:pPr>
        <w:pStyle w:val="Compact"/>
        <w:numPr>
          <w:ilvl w:val="0"/>
          <w:numId w:val="17"/>
        </w:numPr>
      </w:pPr>
      <w:r>
        <w:t>raster::extract() to convert polys to csvs</w:t>
      </w:r>
    </w:p>
    <w:p w14:paraId="5898E997" w14:textId="77777777" w:rsidR="00381F80" w:rsidRDefault="005C2660">
      <w:pPr>
        <w:pStyle w:val="Compact"/>
        <w:numPr>
          <w:ilvl w:val="0"/>
          <w:numId w:val="17"/>
        </w:numPr>
      </w:pPr>
      <w:r>
        <w:t>which columns are included?</w:t>
      </w:r>
    </w:p>
    <w:p w14:paraId="7D462BFB" w14:textId="77777777" w:rsidR="00381F80" w:rsidRDefault="005C2660">
      <w:pPr>
        <w:pStyle w:val="Heading3"/>
      </w:pPr>
      <w:bookmarkStart w:id="232" w:name="creating-master-species-list-for-co-list"/>
      <w:bookmarkEnd w:id="232"/>
      <w:r>
        <w:t>creating master species list for co-listed species</w:t>
      </w:r>
    </w:p>
    <w:p w14:paraId="08122C21" w14:textId="77777777" w:rsidR="00381F80" w:rsidRDefault="005C2660">
      <w:pPr>
        <w:pStyle w:val="Compact"/>
        <w:numPr>
          <w:ilvl w:val="0"/>
          <w:numId w:val="18"/>
        </w:numPr>
      </w:pPr>
      <w:r>
        <w:t>using AquaMaps and IUCN, and IUCN master list, create the big list</w:t>
      </w:r>
    </w:p>
    <w:p w14:paraId="3C33AFDA" w14:textId="77777777" w:rsidR="00381F80" w:rsidRDefault="005C2660">
      <w:pPr>
        <w:pStyle w:val="Compact"/>
        <w:numPr>
          <w:ilvl w:val="0"/>
          <w:numId w:val="18"/>
        </w:numPr>
      </w:pPr>
      <w:r>
        <w:t>which columns are included?</w:t>
      </w:r>
    </w:p>
    <w:p w14:paraId="25EE0B13" w14:textId="77777777" w:rsidR="00381F80" w:rsidRDefault="005C2660">
      <w:pPr>
        <w:pStyle w:val="Compact"/>
        <w:numPr>
          <w:ilvl w:val="0"/>
          <w:numId w:val="18"/>
        </w:numPr>
      </w:pPr>
      <w:r>
        <w:t>adjust this master list to use IUCN SID only for parent - eliminate the whole question of parent/subpop? for the purpose of this analysis</w:t>
      </w:r>
    </w:p>
    <w:p w14:paraId="382B9951" w14:textId="77777777" w:rsidR="00381F80" w:rsidRDefault="005C2660">
      <w:pPr>
        <w:pStyle w:val="Heading2"/>
      </w:pPr>
      <w:bookmarkStart w:id="233" w:name="descriptions-of-iucn-and-am-data-sets"/>
      <w:bookmarkEnd w:id="233"/>
      <w:r>
        <w:lastRenderedPageBreak/>
        <w:t>descriptions of IUCN and AM data sets</w:t>
      </w:r>
    </w:p>
    <w:p w14:paraId="7BA581DA" w14:textId="77777777" w:rsidR="00381F80" w:rsidRDefault="005C2660">
      <w:r>
        <w:t>IUCN: While the polygons roughly define regions of presence/absence, additional attributes provide information on extant/extinct ranges, native/introduced ranges, and seasonality.</w:t>
      </w:r>
    </w:p>
    <w:p w14:paraId="177388B3" w14:textId="77777777" w:rsidR="00381F80" w:rsidRDefault="005C2660">
      <w:r>
        <w:t>As of December 2015, IUCN had published species distribution maps for 4138 marine species across 24 taxonomic groups. For this analysis, we did not consider IUCN range maps for bird species, as those data are hosted separately by BirdLife International.</w:t>
      </w:r>
    </w:p>
    <w:p w14:paraId="46500249" w14:textId="77777777" w:rsidR="00381F80" w:rsidRDefault="005C2660">
      <w:r>
        <w:t>As of December 2015, AquaMaps current native distribution maps have been produced for 22889 species.</w:t>
      </w:r>
    </w:p>
    <w:p w14:paraId="06747A66" w14:textId="77777777" w:rsidR="00381F80" w:rsidRDefault="005C2660">
      <w:r>
        <w:rPr>
          <w:b/>
          <w:i/>
        </w:rPr>
        <w:t>Move to supplementary materials. - BH</w:t>
      </w:r>
      <w:r>
        <w:t>: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3D88404B" w14:textId="77777777" w:rsidR="00381F80" w:rsidRDefault="005C2660">
      <w:r>
        <w:rPr>
          <w:b/>
          <w:i/>
        </w:rPr>
        <w:t>Probably just cut, but maybe include in Suppl Materials. - BH</w:t>
      </w:r>
      <w:r>
        <w:t>: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14:paraId="2F1761A7" w14:textId="77777777" w:rsidR="00381F80" w:rsidRDefault="005C2660">
      <w:r>
        <w:rPr>
          <w:b/>
          <w:i/>
        </w:rPr>
        <w:t>Red List inclusion:</w:t>
      </w:r>
    </w:p>
    <w:p w14:paraId="2F0A066E" w14:textId="77777777" w:rsidR="00381F80" w:rsidRDefault="005C2660">
      <w:r>
        <w:rPr>
          <w:noProof/>
        </w:rPr>
        <w:drawing>
          <wp:inline distT="0" distB="0" distL="0" distR="0" wp14:anchorId="6C6012F4" wp14:editId="3CC409D6">
            <wp:extent cx="5440680" cy="271405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0"/>
                    <a:stretch>
                      <a:fillRect/>
                    </a:stretch>
                  </pic:blipFill>
                  <pic:spPr bwMode="auto">
                    <a:xfrm>
                      <a:off x="0" y="0"/>
                      <a:ext cx="5440680" cy="2714057"/>
                    </a:xfrm>
                    <a:prstGeom prst="rect">
                      <a:avLst/>
                    </a:prstGeom>
                    <a:noFill/>
                    <a:ln w="9525">
                      <a:noFill/>
                      <a:headEnd/>
                      <a:tailEnd/>
                    </a:ln>
                  </pic:spPr>
                </pic:pic>
              </a:graphicData>
            </a:graphic>
          </wp:inline>
        </w:drawing>
      </w:r>
    </w:p>
    <w:p w14:paraId="2EA57DBB" w14:textId="77777777" w:rsidR="00381F80" w:rsidRDefault="005C2660">
      <w:pPr>
        <w:pStyle w:val="Compact"/>
        <w:numPr>
          <w:ilvl w:val="0"/>
          <w:numId w:val="19"/>
        </w:numPr>
      </w:pPr>
      <w:r>
        <w:rPr>
          <w:i/>
        </w:rPr>
        <w:lastRenderedPageBreak/>
        <w:t>All IUCN-mapped species are also included in Red List species, but only 30% of AquaMaps species.</w:t>
      </w:r>
    </w:p>
    <w:p w14:paraId="1DD54B9F" w14:textId="77777777" w:rsidR="00381F80" w:rsidRDefault="005C2660">
      <w:r>
        <w:rPr>
          <w:noProof/>
        </w:rPr>
        <w:drawing>
          <wp:inline distT="0" distB="0" distL="0" distR="0" wp14:anchorId="47BA1F7F" wp14:editId="4A573349">
            <wp:extent cx="5440680" cy="1583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1"/>
                    <a:stretch>
                      <a:fillRect/>
                    </a:stretch>
                  </pic:blipFill>
                  <pic:spPr bwMode="auto">
                    <a:xfrm>
                      <a:off x="0" y="0"/>
                      <a:ext cx="5440680" cy="1583200"/>
                    </a:xfrm>
                    <a:prstGeom prst="rect">
                      <a:avLst/>
                    </a:prstGeom>
                    <a:noFill/>
                    <a:ln w="9525">
                      <a:noFill/>
                      <a:headEnd/>
                      <a:tailEnd/>
                    </a:ln>
                  </pic:spPr>
                </pic:pic>
              </a:graphicData>
            </a:graphic>
          </wp:inline>
        </w:drawing>
      </w:r>
    </w:p>
    <w:p w14:paraId="1AC2E0B1" w14:textId="77777777" w:rsidR="00381F80" w:rsidRDefault="005C2660">
      <w:pPr>
        <w:pStyle w:val="Compact"/>
        <w:numPr>
          <w:ilvl w:val="0"/>
          <w:numId w:val="20"/>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4132962E" w14:textId="77777777" w:rsidR="00381F80" w:rsidRDefault="005C2660">
      <w:pPr>
        <w:pStyle w:val="Heading2"/>
      </w:pPr>
      <w:bookmarkStart w:id="234" w:name="illustrative-maps-for-different-quadrant"/>
      <w:bookmarkEnd w:id="234"/>
      <w:r>
        <w:t>illustrative maps for different quadrants and different mechanistic problems</w:t>
      </w:r>
    </w:p>
    <w:p w14:paraId="4CB83F2C" w14:textId="77777777" w:rsidR="00381F80" w:rsidRDefault="005C2660">
      <w:r>
        <w:t>a few codes to indicate likely problems?</w:t>
      </w:r>
    </w:p>
    <w:p w14:paraId="535C5A5E" w14:textId="77777777" w:rsidR="00381F80" w:rsidRDefault="005C2660">
      <w:pPr>
        <w:pStyle w:val="Compact"/>
        <w:numPr>
          <w:ilvl w:val="0"/>
          <w:numId w:val="21"/>
        </w:numPr>
      </w:pPr>
      <w:r>
        <w:t>DC = depth clipping; IUCN extents go beyond reasonable depth for the species</w:t>
      </w:r>
    </w:p>
    <w:p w14:paraId="1903AAC2" w14:textId="77777777" w:rsidR="00381F80" w:rsidRDefault="005C2660">
      <w:pPr>
        <w:pStyle w:val="Compact"/>
        <w:numPr>
          <w:ilvl w:val="0"/>
          <w:numId w:val="21"/>
        </w:numPr>
      </w:pPr>
      <w:r>
        <w:t>DX = data excluded; AM excludes some observations that appear to be used for IUCN</w:t>
      </w:r>
    </w:p>
    <w:p w14:paraId="3CBA8974" w14:textId="77777777" w:rsidR="00381F80" w:rsidRDefault="005C2660">
      <w:pPr>
        <w:pStyle w:val="Compact"/>
        <w:numPr>
          <w:ilvl w:val="0"/>
          <w:numId w:val="21"/>
        </w:numPr>
      </w:pPr>
      <w:r>
        <w:t>DP = data poor (AquaMaps acknowledges data poor status? or use less than 10 data points as criteria)</w:t>
      </w:r>
    </w:p>
    <w:p w14:paraId="5B37EABA" w14:textId="77777777" w:rsidR="00381F80" w:rsidRDefault="005C2660">
      <w:pPr>
        <w:pStyle w:val="Compact"/>
        <w:numPr>
          <w:ilvl w:val="0"/>
          <w:numId w:val="21"/>
        </w:numPr>
      </w:pPr>
      <w:r>
        <w:t>NX = needs evaluation by expert; AM model likely predicts areas where species is unlikely to be found based on observed occurrences - does AM model reflect same as AM suitable habitat?</w:t>
      </w:r>
    </w:p>
    <w:p w14:paraId="0B34B545" w14:textId="77777777" w:rsidR="00381F80" w:rsidRDefault="005C2660">
      <w:r>
        <w:t>Q2:</w:t>
      </w:r>
    </w:p>
    <w:tbl>
      <w:tblPr>
        <w:tblW w:w="0" w:type="pct"/>
        <w:tblLook w:val="04A0" w:firstRow="1" w:lastRow="0" w:firstColumn="1" w:lastColumn="0" w:noHBand="0" w:noVBand="1"/>
      </w:tblPr>
      <w:tblGrid>
        <w:gridCol w:w="2020"/>
        <w:gridCol w:w="731"/>
        <w:gridCol w:w="1634"/>
        <w:gridCol w:w="827"/>
        <w:gridCol w:w="3644"/>
      </w:tblGrid>
      <w:tr w:rsidR="00381F80" w14:paraId="6DF583D7" w14:textId="77777777">
        <w:tc>
          <w:tcPr>
            <w:tcW w:w="0" w:type="auto"/>
            <w:tcBorders>
              <w:bottom w:val="single" w:sz="0" w:space="0" w:color="auto"/>
            </w:tcBorders>
            <w:vAlign w:val="bottom"/>
          </w:tcPr>
          <w:p w14:paraId="001AC76D" w14:textId="77777777" w:rsidR="00381F80" w:rsidRDefault="005C2660">
            <w:pPr>
              <w:pStyle w:val="Compact"/>
            </w:pPr>
            <w:r>
              <w:t>species</w:t>
            </w:r>
          </w:p>
        </w:tc>
        <w:tc>
          <w:tcPr>
            <w:tcW w:w="0" w:type="auto"/>
            <w:tcBorders>
              <w:bottom w:val="single" w:sz="0" w:space="0" w:color="auto"/>
            </w:tcBorders>
            <w:vAlign w:val="bottom"/>
          </w:tcPr>
          <w:p w14:paraId="1E614C49" w14:textId="77777777" w:rsidR="00381F80" w:rsidRDefault="005C2660">
            <w:pPr>
              <w:pStyle w:val="Compact"/>
            </w:pPr>
            <w:r>
              <w:t>quad</w:t>
            </w:r>
          </w:p>
        </w:tc>
        <w:tc>
          <w:tcPr>
            <w:tcW w:w="0" w:type="auto"/>
            <w:tcBorders>
              <w:bottom w:val="single" w:sz="0" w:space="0" w:color="auto"/>
            </w:tcBorders>
            <w:vAlign w:val="bottom"/>
          </w:tcPr>
          <w:p w14:paraId="15B83C07" w14:textId="77777777" w:rsidR="00381F80" w:rsidRDefault="005C2660">
            <w:pPr>
              <w:pStyle w:val="Compact"/>
            </w:pPr>
            <w:r>
              <w:t>group</w:t>
            </w:r>
          </w:p>
        </w:tc>
        <w:tc>
          <w:tcPr>
            <w:tcW w:w="0" w:type="auto"/>
            <w:tcBorders>
              <w:bottom w:val="single" w:sz="0" w:space="0" w:color="auto"/>
            </w:tcBorders>
            <w:vAlign w:val="bottom"/>
          </w:tcPr>
          <w:p w14:paraId="57E3A08C" w14:textId="77777777" w:rsidR="00381F80" w:rsidRDefault="005C2660">
            <w:pPr>
              <w:pStyle w:val="Compact"/>
            </w:pPr>
            <w:r>
              <w:t>codes</w:t>
            </w:r>
          </w:p>
        </w:tc>
        <w:tc>
          <w:tcPr>
            <w:tcW w:w="0" w:type="auto"/>
            <w:tcBorders>
              <w:bottom w:val="single" w:sz="0" w:space="0" w:color="auto"/>
            </w:tcBorders>
            <w:vAlign w:val="bottom"/>
          </w:tcPr>
          <w:p w14:paraId="52930A0D" w14:textId="77777777" w:rsidR="00381F80" w:rsidRDefault="005C2660">
            <w:pPr>
              <w:pStyle w:val="Compact"/>
            </w:pPr>
            <w:r>
              <w:t>notes</w:t>
            </w:r>
          </w:p>
        </w:tc>
      </w:tr>
      <w:tr w:rsidR="00381F80" w14:paraId="2275776A" w14:textId="77777777">
        <w:tc>
          <w:tcPr>
            <w:tcW w:w="0" w:type="auto"/>
          </w:tcPr>
          <w:p w14:paraId="7ECFB741" w14:textId="77777777" w:rsidR="00381F80" w:rsidRDefault="005C2660">
            <w:pPr>
              <w:pStyle w:val="Compact"/>
            </w:pPr>
            <w:r>
              <w:t>Conus episcopatus</w:t>
            </w:r>
          </w:p>
        </w:tc>
        <w:tc>
          <w:tcPr>
            <w:tcW w:w="0" w:type="auto"/>
          </w:tcPr>
          <w:p w14:paraId="01B6250A" w14:textId="77777777" w:rsidR="00381F80" w:rsidRDefault="005C2660">
            <w:pPr>
              <w:pStyle w:val="Compact"/>
            </w:pPr>
            <w:r>
              <w:t>q2</w:t>
            </w:r>
          </w:p>
        </w:tc>
        <w:tc>
          <w:tcPr>
            <w:tcW w:w="0" w:type="auto"/>
          </w:tcPr>
          <w:p w14:paraId="43B79DD1" w14:textId="77777777" w:rsidR="00381F80" w:rsidRDefault="005C2660">
            <w:pPr>
              <w:pStyle w:val="Compact"/>
            </w:pPr>
            <w:r>
              <w:t>cones</w:t>
            </w:r>
          </w:p>
        </w:tc>
        <w:tc>
          <w:tcPr>
            <w:tcW w:w="0" w:type="auto"/>
          </w:tcPr>
          <w:p w14:paraId="762E22B5" w14:textId="77777777" w:rsidR="00381F80" w:rsidRDefault="005C2660">
            <w:pPr>
              <w:pStyle w:val="Compact"/>
            </w:pPr>
            <w:r>
              <w:t>DP, DX</w:t>
            </w:r>
          </w:p>
        </w:tc>
        <w:tc>
          <w:tcPr>
            <w:tcW w:w="0" w:type="auto"/>
          </w:tcPr>
          <w:p w14:paraId="62F66B0B" w14:textId="77777777" w:rsidR="00381F80" w:rsidRDefault="005C2660">
            <w:pPr>
              <w:pStyle w:val="Compact"/>
            </w:pPr>
            <w:r>
              <w:t>d-match around Coral Triangle, but IUCN shows much more around Indian Ocean and S Pacific; also IUCN extents</w:t>
            </w:r>
          </w:p>
        </w:tc>
      </w:tr>
      <w:tr w:rsidR="00381F80" w14:paraId="661B5DCE" w14:textId="77777777">
        <w:tc>
          <w:tcPr>
            <w:tcW w:w="0" w:type="auto"/>
          </w:tcPr>
          <w:p w14:paraId="0F72DF00" w14:textId="77777777" w:rsidR="00381F80" w:rsidRDefault="005C2660">
            <w:pPr>
              <w:pStyle w:val="Compact"/>
            </w:pPr>
            <w:r>
              <w:t>Ctenochaetus binotatus</w:t>
            </w:r>
          </w:p>
        </w:tc>
        <w:tc>
          <w:tcPr>
            <w:tcW w:w="0" w:type="auto"/>
          </w:tcPr>
          <w:p w14:paraId="44E1AD09" w14:textId="77777777" w:rsidR="00381F80" w:rsidRDefault="005C2660">
            <w:pPr>
              <w:pStyle w:val="Compact"/>
            </w:pPr>
            <w:r>
              <w:t>q2</w:t>
            </w:r>
          </w:p>
        </w:tc>
        <w:tc>
          <w:tcPr>
            <w:tcW w:w="0" w:type="auto"/>
          </w:tcPr>
          <w:p w14:paraId="20B8084A" w14:textId="77777777" w:rsidR="00381F80" w:rsidRDefault="00381F80">
            <w:pPr>
              <w:pStyle w:val="Compact"/>
            </w:pPr>
          </w:p>
        </w:tc>
        <w:tc>
          <w:tcPr>
            <w:tcW w:w="0" w:type="auto"/>
          </w:tcPr>
          <w:p w14:paraId="4F22C670" w14:textId="77777777" w:rsidR="00381F80" w:rsidRDefault="00381F80">
            <w:pPr>
              <w:pStyle w:val="Compact"/>
            </w:pPr>
          </w:p>
        </w:tc>
        <w:tc>
          <w:tcPr>
            <w:tcW w:w="0" w:type="auto"/>
          </w:tcPr>
          <w:p w14:paraId="0423A270" w14:textId="77777777" w:rsidR="00381F80" w:rsidRDefault="005C2660">
            <w:pPr>
              <w:pStyle w:val="Compact"/>
            </w:pPr>
            <w:r>
              <w:t>IUCN extents beyond AM</w:t>
            </w:r>
          </w:p>
        </w:tc>
      </w:tr>
      <w:tr w:rsidR="00381F80" w14:paraId="209A01FA" w14:textId="77777777">
        <w:tc>
          <w:tcPr>
            <w:tcW w:w="0" w:type="auto"/>
          </w:tcPr>
          <w:p w14:paraId="42EA8DBD" w14:textId="77777777" w:rsidR="00381F80" w:rsidRDefault="005C2660">
            <w:pPr>
              <w:pStyle w:val="Compact"/>
            </w:pPr>
            <w:r>
              <w:t>Naso vlamingii</w:t>
            </w:r>
          </w:p>
        </w:tc>
        <w:tc>
          <w:tcPr>
            <w:tcW w:w="0" w:type="auto"/>
          </w:tcPr>
          <w:p w14:paraId="3B4C66B3" w14:textId="77777777" w:rsidR="00381F80" w:rsidRDefault="005C2660">
            <w:pPr>
              <w:pStyle w:val="Compact"/>
            </w:pPr>
            <w:r>
              <w:t>q2</w:t>
            </w:r>
          </w:p>
        </w:tc>
        <w:tc>
          <w:tcPr>
            <w:tcW w:w="0" w:type="auto"/>
          </w:tcPr>
          <w:p w14:paraId="7D0CAF19" w14:textId="77777777" w:rsidR="00381F80" w:rsidRDefault="005C2660">
            <w:pPr>
              <w:pStyle w:val="Compact"/>
            </w:pPr>
            <w:r>
              <w:t>acanthuridae</w:t>
            </w:r>
          </w:p>
        </w:tc>
        <w:tc>
          <w:tcPr>
            <w:tcW w:w="0" w:type="auto"/>
          </w:tcPr>
          <w:p w14:paraId="6AA65C9F" w14:textId="77777777" w:rsidR="00381F80" w:rsidRDefault="00381F80">
            <w:pPr>
              <w:pStyle w:val="Compact"/>
            </w:pPr>
          </w:p>
        </w:tc>
        <w:tc>
          <w:tcPr>
            <w:tcW w:w="0" w:type="auto"/>
          </w:tcPr>
          <w:p w14:paraId="0B3C3A6C" w14:textId="77777777" w:rsidR="00381F80" w:rsidRDefault="005C2660">
            <w:pPr>
              <w:pStyle w:val="Compact"/>
            </w:pPr>
            <w:r>
              <w:t>IUCN extents beyond AM</w:t>
            </w:r>
          </w:p>
        </w:tc>
      </w:tr>
      <w:tr w:rsidR="00381F80" w14:paraId="23DD1340" w14:textId="77777777">
        <w:tc>
          <w:tcPr>
            <w:tcW w:w="0" w:type="auto"/>
          </w:tcPr>
          <w:p w14:paraId="4F4A84E6" w14:textId="77777777" w:rsidR="00381F80" w:rsidRDefault="005C2660">
            <w:pPr>
              <w:pStyle w:val="Compact"/>
            </w:pPr>
            <w:r>
              <w:lastRenderedPageBreak/>
              <w:t>Thalassoma purpureum</w:t>
            </w:r>
          </w:p>
        </w:tc>
        <w:tc>
          <w:tcPr>
            <w:tcW w:w="0" w:type="auto"/>
          </w:tcPr>
          <w:p w14:paraId="78D9446B" w14:textId="77777777" w:rsidR="00381F80" w:rsidRDefault="005C2660">
            <w:pPr>
              <w:pStyle w:val="Compact"/>
            </w:pPr>
            <w:r>
              <w:t>q2</w:t>
            </w:r>
          </w:p>
        </w:tc>
        <w:tc>
          <w:tcPr>
            <w:tcW w:w="0" w:type="auto"/>
          </w:tcPr>
          <w:p w14:paraId="4222A70B" w14:textId="77777777" w:rsidR="00381F80" w:rsidRDefault="005C2660">
            <w:pPr>
              <w:pStyle w:val="Compact"/>
            </w:pPr>
            <w:r>
              <w:t>wrasses</w:t>
            </w:r>
          </w:p>
        </w:tc>
        <w:tc>
          <w:tcPr>
            <w:tcW w:w="0" w:type="auto"/>
          </w:tcPr>
          <w:p w14:paraId="466F39AC" w14:textId="77777777" w:rsidR="00381F80" w:rsidRDefault="00381F80">
            <w:pPr>
              <w:pStyle w:val="Compact"/>
            </w:pPr>
          </w:p>
        </w:tc>
        <w:tc>
          <w:tcPr>
            <w:tcW w:w="0" w:type="auto"/>
          </w:tcPr>
          <w:p w14:paraId="34044BCF" w14:textId="77777777" w:rsidR="00381F80" w:rsidRDefault="005C2660">
            <w:pPr>
              <w:pStyle w:val="Compact"/>
            </w:pPr>
            <w:r>
              <w:t>IUCN extents beyond AM</w:t>
            </w:r>
          </w:p>
        </w:tc>
      </w:tr>
      <w:tr w:rsidR="00381F80" w14:paraId="2FA5512F" w14:textId="77777777">
        <w:tc>
          <w:tcPr>
            <w:tcW w:w="0" w:type="auto"/>
          </w:tcPr>
          <w:p w14:paraId="733849ED" w14:textId="77777777" w:rsidR="00381F80" w:rsidRDefault="005C2660">
            <w:pPr>
              <w:pStyle w:val="Compact"/>
            </w:pPr>
            <w:r>
              <w:t>Porites nigrescens</w:t>
            </w:r>
          </w:p>
        </w:tc>
        <w:tc>
          <w:tcPr>
            <w:tcW w:w="0" w:type="auto"/>
          </w:tcPr>
          <w:p w14:paraId="5178F478" w14:textId="77777777" w:rsidR="00381F80" w:rsidRDefault="005C2660">
            <w:pPr>
              <w:pStyle w:val="Compact"/>
            </w:pPr>
            <w:r>
              <w:t>q2</w:t>
            </w:r>
          </w:p>
        </w:tc>
        <w:tc>
          <w:tcPr>
            <w:tcW w:w="0" w:type="auto"/>
          </w:tcPr>
          <w:p w14:paraId="284784AC" w14:textId="77777777" w:rsidR="00381F80" w:rsidRDefault="005C2660">
            <w:pPr>
              <w:pStyle w:val="Compact"/>
            </w:pPr>
            <w:r>
              <w:t>corals 2</w:t>
            </w:r>
          </w:p>
        </w:tc>
        <w:tc>
          <w:tcPr>
            <w:tcW w:w="0" w:type="auto"/>
          </w:tcPr>
          <w:p w14:paraId="5AB99599" w14:textId="77777777" w:rsidR="00381F80" w:rsidRDefault="005C2660">
            <w:pPr>
              <w:pStyle w:val="Compact"/>
            </w:pPr>
            <w:r>
              <w:t>DP</w:t>
            </w:r>
          </w:p>
        </w:tc>
        <w:tc>
          <w:tcPr>
            <w:tcW w:w="0" w:type="auto"/>
          </w:tcPr>
          <w:p w14:paraId="1CACE3A1" w14:textId="77777777" w:rsidR="00381F80" w:rsidRDefault="005C2660">
            <w:pPr>
              <w:pStyle w:val="Compact"/>
            </w:pPr>
            <w:r>
              <w:t>AM limited to CT; IUCN shows far greater dist, and extents</w:t>
            </w:r>
          </w:p>
        </w:tc>
      </w:tr>
      <w:tr w:rsidR="00381F80" w14:paraId="4DED5730" w14:textId="77777777">
        <w:tc>
          <w:tcPr>
            <w:tcW w:w="0" w:type="auto"/>
          </w:tcPr>
          <w:p w14:paraId="74284CAA" w14:textId="77777777" w:rsidR="00381F80" w:rsidRDefault="005C2660">
            <w:pPr>
              <w:pStyle w:val="Compact"/>
            </w:pPr>
            <w:r>
              <w:t>Conus ammiralis</w:t>
            </w:r>
          </w:p>
        </w:tc>
        <w:tc>
          <w:tcPr>
            <w:tcW w:w="0" w:type="auto"/>
          </w:tcPr>
          <w:p w14:paraId="491218BB" w14:textId="77777777" w:rsidR="00381F80" w:rsidRDefault="005C2660">
            <w:pPr>
              <w:pStyle w:val="Compact"/>
            </w:pPr>
            <w:r>
              <w:t>q2</w:t>
            </w:r>
          </w:p>
        </w:tc>
        <w:tc>
          <w:tcPr>
            <w:tcW w:w="0" w:type="auto"/>
          </w:tcPr>
          <w:p w14:paraId="564BAB41" w14:textId="77777777" w:rsidR="00381F80" w:rsidRDefault="005C2660">
            <w:pPr>
              <w:pStyle w:val="Compact"/>
            </w:pPr>
            <w:r>
              <w:t>cones</w:t>
            </w:r>
          </w:p>
        </w:tc>
        <w:tc>
          <w:tcPr>
            <w:tcW w:w="0" w:type="auto"/>
          </w:tcPr>
          <w:p w14:paraId="2FF5B6FA" w14:textId="77777777" w:rsidR="00381F80" w:rsidRDefault="005C2660">
            <w:pPr>
              <w:pStyle w:val="Compact"/>
            </w:pPr>
            <w:r>
              <w:t>DP</w:t>
            </w:r>
          </w:p>
        </w:tc>
        <w:tc>
          <w:tcPr>
            <w:tcW w:w="0" w:type="auto"/>
          </w:tcPr>
          <w:p w14:paraId="007970E9" w14:textId="77777777" w:rsidR="00381F80" w:rsidRDefault="005C2660">
            <w:pPr>
              <w:pStyle w:val="Compact"/>
            </w:pPr>
            <w:r>
              <w:t>AM</w:t>
            </w:r>
          </w:p>
        </w:tc>
      </w:tr>
      <w:tr w:rsidR="00381F80" w14:paraId="0483636C" w14:textId="77777777">
        <w:tc>
          <w:tcPr>
            <w:tcW w:w="0" w:type="auto"/>
          </w:tcPr>
          <w:p w14:paraId="25369D4A" w14:textId="77777777" w:rsidR="00381F80" w:rsidRDefault="005C2660">
            <w:pPr>
              <w:pStyle w:val="Compact"/>
            </w:pPr>
            <w:r>
              <w:t>Conus tessulatus</w:t>
            </w:r>
          </w:p>
        </w:tc>
        <w:tc>
          <w:tcPr>
            <w:tcW w:w="0" w:type="auto"/>
          </w:tcPr>
          <w:p w14:paraId="3B3CDE73" w14:textId="77777777" w:rsidR="00381F80" w:rsidRDefault="005C2660">
            <w:pPr>
              <w:pStyle w:val="Compact"/>
            </w:pPr>
            <w:r>
              <w:t>q2</w:t>
            </w:r>
          </w:p>
        </w:tc>
        <w:tc>
          <w:tcPr>
            <w:tcW w:w="0" w:type="auto"/>
          </w:tcPr>
          <w:p w14:paraId="292EAEF5" w14:textId="77777777" w:rsidR="00381F80" w:rsidRDefault="005C2660">
            <w:pPr>
              <w:pStyle w:val="Compact"/>
            </w:pPr>
            <w:r>
              <w:t>cones</w:t>
            </w:r>
          </w:p>
        </w:tc>
        <w:tc>
          <w:tcPr>
            <w:tcW w:w="0" w:type="auto"/>
          </w:tcPr>
          <w:p w14:paraId="7EFAA3EC" w14:textId="77777777" w:rsidR="00381F80" w:rsidRDefault="00381F80">
            <w:pPr>
              <w:pStyle w:val="Compact"/>
            </w:pPr>
          </w:p>
        </w:tc>
        <w:tc>
          <w:tcPr>
            <w:tcW w:w="0" w:type="auto"/>
          </w:tcPr>
          <w:p w14:paraId="706F9A67" w14:textId="77777777" w:rsidR="00381F80" w:rsidRDefault="005C2660">
            <w:pPr>
              <w:pStyle w:val="Compact"/>
            </w:pPr>
            <w:r>
              <w:t>extents</w:t>
            </w:r>
          </w:p>
        </w:tc>
      </w:tr>
      <w:tr w:rsidR="00381F80" w14:paraId="19EC0764" w14:textId="77777777">
        <w:tc>
          <w:tcPr>
            <w:tcW w:w="0" w:type="auto"/>
          </w:tcPr>
          <w:p w14:paraId="3F89DF68" w14:textId="77777777" w:rsidR="00381F80" w:rsidRDefault="005C2660">
            <w:pPr>
              <w:pStyle w:val="Compact"/>
            </w:pPr>
            <w:r>
              <w:t>Acropora sarmentosa</w:t>
            </w:r>
          </w:p>
        </w:tc>
        <w:tc>
          <w:tcPr>
            <w:tcW w:w="0" w:type="auto"/>
          </w:tcPr>
          <w:p w14:paraId="274C62F6" w14:textId="77777777" w:rsidR="00381F80" w:rsidRDefault="005C2660">
            <w:pPr>
              <w:pStyle w:val="Compact"/>
            </w:pPr>
            <w:r>
              <w:t>q2</w:t>
            </w:r>
          </w:p>
        </w:tc>
        <w:tc>
          <w:tcPr>
            <w:tcW w:w="0" w:type="auto"/>
          </w:tcPr>
          <w:p w14:paraId="387D4A77" w14:textId="77777777" w:rsidR="00381F80" w:rsidRDefault="005C2660">
            <w:pPr>
              <w:pStyle w:val="Compact"/>
            </w:pPr>
            <w:r>
              <w:t>corals 1</w:t>
            </w:r>
          </w:p>
        </w:tc>
        <w:tc>
          <w:tcPr>
            <w:tcW w:w="0" w:type="auto"/>
          </w:tcPr>
          <w:p w14:paraId="399E7B91" w14:textId="77777777" w:rsidR="00381F80" w:rsidRDefault="00381F80">
            <w:pPr>
              <w:pStyle w:val="Compact"/>
            </w:pPr>
          </w:p>
        </w:tc>
        <w:tc>
          <w:tcPr>
            <w:tcW w:w="0" w:type="auto"/>
          </w:tcPr>
          <w:p w14:paraId="0FF73655" w14:textId="77777777" w:rsidR="00381F80" w:rsidRDefault="005C2660">
            <w:pPr>
              <w:pStyle w:val="Compact"/>
            </w:pPr>
            <w:r>
              <w:t>extents; also AM shows HI but IUCN does not?</w:t>
            </w:r>
          </w:p>
        </w:tc>
      </w:tr>
      <w:tr w:rsidR="00381F80" w14:paraId="424790C5" w14:textId="77777777">
        <w:tc>
          <w:tcPr>
            <w:tcW w:w="0" w:type="auto"/>
          </w:tcPr>
          <w:p w14:paraId="0EE436C3" w14:textId="77777777" w:rsidR="00381F80" w:rsidRDefault="005C2660">
            <w:pPr>
              <w:pStyle w:val="Compact"/>
            </w:pPr>
            <w:r>
              <w:t>Holothuria fuscogilva</w:t>
            </w:r>
          </w:p>
        </w:tc>
        <w:tc>
          <w:tcPr>
            <w:tcW w:w="0" w:type="auto"/>
          </w:tcPr>
          <w:p w14:paraId="6415897D" w14:textId="77777777" w:rsidR="00381F80" w:rsidRDefault="005C2660">
            <w:pPr>
              <w:pStyle w:val="Compact"/>
            </w:pPr>
            <w:r>
              <w:t>q2</w:t>
            </w:r>
          </w:p>
        </w:tc>
        <w:tc>
          <w:tcPr>
            <w:tcW w:w="0" w:type="auto"/>
          </w:tcPr>
          <w:p w14:paraId="29487886" w14:textId="77777777" w:rsidR="00381F80" w:rsidRDefault="005C2660">
            <w:pPr>
              <w:pStyle w:val="Compact"/>
            </w:pPr>
            <w:r>
              <w:t>sea cucumbers</w:t>
            </w:r>
          </w:p>
        </w:tc>
        <w:tc>
          <w:tcPr>
            <w:tcW w:w="0" w:type="auto"/>
          </w:tcPr>
          <w:p w14:paraId="5C4466AC" w14:textId="77777777" w:rsidR="00381F80" w:rsidRDefault="00381F80">
            <w:pPr>
              <w:pStyle w:val="Compact"/>
            </w:pPr>
          </w:p>
        </w:tc>
        <w:tc>
          <w:tcPr>
            <w:tcW w:w="0" w:type="auto"/>
          </w:tcPr>
          <w:p w14:paraId="4723C4F4" w14:textId="77777777" w:rsidR="00381F80" w:rsidRDefault="005C2660">
            <w:pPr>
              <w:pStyle w:val="Compact"/>
            </w:pPr>
            <w:r>
              <w:t>extents; also AM shows Mex and Central Am west coast, but IUCN does not (not available online?)</w:t>
            </w:r>
          </w:p>
        </w:tc>
      </w:tr>
      <w:tr w:rsidR="00381F80" w14:paraId="33A715FE" w14:textId="77777777">
        <w:tc>
          <w:tcPr>
            <w:tcW w:w="0" w:type="auto"/>
          </w:tcPr>
          <w:p w14:paraId="4E899E06" w14:textId="77777777" w:rsidR="00381F80" w:rsidRDefault="005C2660">
            <w:pPr>
              <w:pStyle w:val="Compact"/>
            </w:pPr>
            <w:r>
              <w:t>Oculina Varicosa</w:t>
            </w:r>
          </w:p>
        </w:tc>
        <w:tc>
          <w:tcPr>
            <w:tcW w:w="0" w:type="auto"/>
          </w:tcPr>
          <w:p w14:paraId="10801876" w14:textId="77777777" w:rsidR="00381F80" w:rsidRDefault="005C2660">
            <w:pPr>
              <w:pStyle w:val="Compact"/>
            </w:pPr>
            <w:r>
              <w:t>q2</w:t>
            </w:r>
          </w:p>
        </w:tc>
        <w:tc>
          <w:tcPr>
            <w:tcW w:w="0" w:type="auto"/>
          </w:tcPr>
          <w:p w14:paraId="1D3716E6" w14:textId="77777777" w:rsidR="00381F80" w:rsidRDefault="005C2660">
            <w:pPr>
              <w:pStyle w:val="Compact"/>
            </w:pPr>
            <w:r>
              <w:t>corals 2</w:t>
            </w:r>
          </w:p>
        </w:tc>
        <w:tc>
          <w:tcPr>
            <w:tcW w:w="0" w:type="auto"/>
          </w:tcPr>
          <w:p w14:paraId="65763996" w14:textId="77777777" w:rsidR="00381F80" w:rsidRDefault="00381F80">
            <w:pPr>
              <w:pStyle w:val="Compact"/>
            </w:pPr>
          </w:p>
        </w:tc>
        <w:tc>
          <w:tcPr>
            <w:tcW w:w="0" w:type="auto"/>
          </w:tcPr>
          <w:p w14:paraId="038C2D00" w14:textId="77777777" w:rsidR="00381F80" w:rsidRDefault="005C2660">
            <w:pPr>
              <w:pStyle w:val="Compact"/>
            </w:pPr>
            <w:r>
              <w:t>lim to Caribbean; extents - this might be a good close-up map</w:t>
            </w:r>
          </w:p>
        </w:tc>
      </w:tr>
      <w:tr w:rsidR="00381F80" w14:paraId="33F97385" w14:textId="77777777">
        <w:tc>
          <w:tcPr>
            <w:tcW w:w="0" w:type="auto"/>
          </w:tcPr>
          <w:p w14:paraId="2C038592" w14:textId="77777777" w:rsidR="00381F80" w:rsidRDefault="005C2660">
            <w:pPr>
              <w:pStyle w:val="Compact"/>
            </w:pPr>
            <w:r>
              <w:t>Acanthocybium solandri</w:t>
            </w:r>
          </w:p>
        </w:tc>
        <w:tc>
          <w:tcPr>
            <w:tcW w:w="0" w:type="auto"/>
          </w:tcPr>
          <w:p w14:paraId="1E27F2C8" w14:textId="77777777" w:rsidR="00381F80" w:rsidRDefault="005C2660">
            <w:pPr>
              <w:pStyle w:val="Compact"/>
            </w:pPr>
            <w:r>
              <w:t>q2</w:t>
            </w:r>
          </w:p>
        </w:tc>
        <w:tc>
          <w:tcPr>
            <w:tcW w:w="0" w:type="auto"/>
          </w:tcPr>
          <w:p w14:paraId="7D9993BB" w14:textId="77777777" w:rsidR="00381F80" w:rsidRDefault="005C2660">
            <w:pPr>
              <w:pStyle w:val="Compact"/>
            </w:pPr>
            <w:r>
              <w:t>tunas/billfish</w:t>
            </w:r>
          </w:p>
        </w:tc>
        <w:tc>
          <w:tcPr>
            <w:tcW w:w="0" w:type="auto"/>
          </w:tcPr>
          <w:p w14:paraId="07C56C2A" w14:textId="77777777" w:rsidR="00381F80" w:rsidRDefault="00381F80">
            <w:pPr>
              <w:pStyle w:val="Compact"/>
            </w:pPr>
          </w:p>
        </w:tc>
        <w:tc>
          <w:tcPr>
            <w:tcW w:w="0" w:type="auto"/>
          </w:tcPr>
          <w:p w14:paraId="3BD34B38" w14:textId="77777777" w:rsidR="00381F80" w:rsidRDefault="005C2660">
            <w:pPr>
              <w:pStyle w:val="Compact"/>
            </w:pPr>
            <w:r>
              <w:t>mostly tropical by IUCN; AM shows much farther N and S</w:t>
            </w:r>
          </w:p>
        </w:tc>
      </w:tr>
    </w:tbl>
    <w:p w14:paraId="03D1766F" w14:textId="77777777" w:rsidR="00381F80" w:rsidRDefault="005C2660">
      <w:r>
        <w:t>Q3</w:t>
      </w:r>
    </w:p>
    <w:tbl>
      <w:tblPr>
        <w:tblW w:w="0" w:type="pct"/>
        <w:tblLook w:val="04A0" w:firstRow="1" w:lastRow="0" w:firstColumn="1" w:lastColumn="0" w:noHBand="0" w:noVBand="1"/>
      </w:tblPr>
      <w:tblGrid>
        <w:gridCol w:w="1789"/>
        <w:gridCol w:w="731"/>
        <w:gridCol w:w="1605"/>
        <w:gridCol w:w="803"/>
        <w:gridCol w:w="3928"/>
      </w:tblGrid>
      <w:tr w:rsidR="00381F80" w14:paraId="432FA3F6" w14:textId="77777777">
        <w:tc>
          <w:tcPr>
            <w:tcW w:w="0" w:type="auto"/>
            <w:tcBorders>
              <w:bottom w:val="single" w:sz="0" w:space="0" w:color="auto"/>
            </w:tcBorders>
            <w:vAlign w:val="bottom"/>
          </w:tcPr>
          <w:p w14:paraId="15B92DE2" w14:textId="77777777" w:rsidR="00381F80" w:rsidRDefault="005C2660">
            <w:pPr>
              <w:pStyle w:val="Compact"/>
            </w:pPr>
            <w:r>
              <w:t>species</w:t>
            </w:r>
          </w:p>
        </w:tc>
        <w:tc>
          <w:tcPr>
            <w:tcW w:w="0" w:type="auto"/>
            <w:tcBorders>
              <w:bottom w:val="single" w:sz="0" w:space="0" w:color="auto"/>
            </w:tcBorders>
            <w:vAlign w:val="bottom"/>
          </w:tcPr>
          <w:p w14:paraId="7C21FB5C" w14:textId="77777777" w:rsidR="00381F80" w:rsidRDefault="005C2660">
            <w:pPr>
              <w:pStyle w:val="Compact"/>
            </w:pPr>
            <w:r>
              <w:t>quad</w:t>
            </w:r>
          </w:p>
        </w:tc>
        <w:tc>
          <w:tcPr>
            <w:tcW w:w="0" w:type="auto"/>
            <w:tcBorders>
              <w:bottom w:val="single" w:sz="0" w:space="0" w:color="auto"/>
            </w:tcBorders>
            <w:vAlign w:val="bottom"/>
          </w:tcPr>
          <w:p w14:paraId="3EB4E478" w14:textId="77777777" w:rsidR="00381F80" w:rsidRDefault="005C2660">
            <w:pPr>
              <w:pStyle w:val="Compact"/>
            </w:pPr>
            <w:r>
              <w:t>group</w:t>
            </w:r>
          </w:p>
        </w:tc>
        <w:tc>
          <w:tcPr>
            <w:tcW w:w="0" w:type="auto"/>
            <w:tcBorders>
              <w:bottom w:val="single" w:sz="0" w:space="0" w:color="auto"/>
            </w:tcBorders>
            <w:vAlign w:val="bottom"/>
          </w:tcPr>
          <w:p w14:paraId="3CADA6BC" w14:textId="77777777" w:rsidR="00381F80" w:rsidRDefault="005C2660">
            <w:pPr>
              <w:pStyle w:val="Compact"/>
            </w:pPr>
            <w:r>
              <w:t>codes</w:t>
            </w:r>
          </w:p>
        </w:tc>
        <w:tc>
          <w:tcPr>
            <w:tcW w:w="0" w:type="auto"/>
            <w:tcBorders>
              <w:bottom w:val="single" w:sz="0" w:space="0" w:color="auto"/>
            </w:tcBorders>
            <w:vAlign w:val="bottom"/>
          </w:tcPr>
          <w:p w14:paraId="6CE25DA6" w14:textId="77777777" w:rsidR="00381F80" w:rsidRDefault="005C2660">
            <w:pPr>
              <w:pStyle w:val="Compact"/>
            </w:pPr>
            <w:r>
              <w:t>notes</w:t>
            </w:r>
          </w:p>
        </w:tc>
      </w:tr>
      <w:tr w:rsidR="00381F80" w14:paraId="5224ED6B" w14:textId="77777777">
        <w:tc>
          <w:tcPr>
            <w:tcW w:w="0" w:type="auto"/>
          </w:tcPr>
          <w:p w14:paraId="15B1FB8C" w14:textId="77777777" w:rsidR="00381F80" w:rsidRDefault="005C2660">
            <w:pPr>
              <w:pStyle w:val="Compact"/>
            </w:pPr>
            <w:r>
              <w:t>Conus magnificus</w:t>
            </w:r>
          </w:p>
        </w:tc>
        <w:tc>
          <w:tcPr>
            <w:tcW w:w="0" w:type="auto"/>
          </w:tcPr>
          <w:p w14:paraId="680BE1E7" w14:textId="77777777" w:rsidR="00381F80" w:rsidRDefault="005C2660">
            <w:pPr>
              <w:pStyle w:val="Compact"/>
            </w:pPr>
            <w:r>
              <w:t>q3</w:t>
            </w:r>
          </w:p>
        </w:tc>
        <w:tc>
          <w:tcPr>
            <w:tcW w:w="0" w:type="auto"/>
          </w:tcPr>
          <w:p w14:paraId="2AE65607" w14:textId="77777777" w:rsidR="00381F80" w:rsidRDefault="005C2660">
            <w:pPr>
              <w:pStyle w:val="Compact"/>
            </w:pPr>
            <w:r>
              <w:t>cones</w:t>
            </w:r>
          </w:p>
        </w:tc>
        <w:tc>
          <w:tcPr>
            <w:tcW w:w="0" w:type="auto"/>
          </w:tcPr>
          <w:p w14:paraId="617F0EBA" w14:textId="77777777" w:rsidR="00381F80" w:rsidRDefault="00381F80">
            <w:pPr>
              <w:pStyle w:val="Compact"/>
            </w:pPr>
          </w:p>
        </w:tc>
        <w:tc>
          <w:tcPr>
            <w:tcW w:w="0" w:type="auto"/>
          </w:tcPr>
          <w:p w14:paraId="6264DAA6" w14:textId="77777777" w:rsidR="00381F80" w:rsidRDefault="005C2660">
            <w:pPr>
              <w:pStyle w:val="Compact"/>
            </w:pPr>
            <w:r>
              <w:t>IUCN distribution is more limited than AM distribution)</w:t>
            </w:r>
          </w:p>
        </w:tc>
      </w:tr>
      <w:tr w:rsidR="00381F80" w14:paraId="0F7E8AE5" w14:textId="77777777">
        <w:tc>
          <w:tcPr>
            <w:tcW w:w="0" w:type="auto"/>
          </w:tcPr>
          <w:p w14:paraId="6DB4F6EA" w14:textId="77777777" w:rsidR="00381F80" w:rsidRDefault="005C2660">
            <w:pPr>
              <w:pStyle w:val="Compact"/>
            </w:pPr>
            <w:r>
              <w:t>Abudefduf concolor</w:t>
            </w:r>
          </w:p>
        </w:tc>
        <w:tc>
          <w:tcPr>
            <w:tcW w:w="0" w:type="auto"/>
          </w:tcPr>
          <w:p w14:paraId="52714F11" w14:textId="77777777" w:rsidR="00381F80" w:rsidRDefault="005C2660">
            <w:pPr>
              <w:pStyle w:val="Compact"/>
            </w:pPr>
            <w:r>
              <w:t>q3</w:t>
            </w:r>
          </w:p>
        </w:tc>
        <w:tc>
          <w:tcPr>
            <w:tcW w:w="0" w:type="auto"/>
          </w:tcPr>
          <w:p w14:paraId="5FF313EB" w14:textId="77777777" w:rsidR="00381F80" w:rsidRDefault="005C2660">
            <w:pPr>
              <w:pStyle w:val="Compact"/>
            </w:pPr>
            <w:r>
              <w:t>damselfish</w:t>
            </w:r>
          </w:p>
        </w:tc>
        <w:tc>
          <w:tcPr>
            <w:tcW w:w="0" w:type="auto"/>
          </w:tcPr>
          <w:p w14:paraId="0B5008EC" w14:textId="77777777" w:rsidR="00381F80" w:rsidRDefault="00381F80">
            <w:pPr>
              <w:pStyle w:val="Compact"/>
            </w:pPr>
          </w:p>
        </w:tc>
        <w:tc>
          <w:tcPr>
            <w:tcW w:w="0" w:type="auto"/>
          </w:tcPr>
          <w:p w14:paraId="18730474" w14:textId="77777777" w:rsidR="00381F80" w:rsidRDefault="005C2660">
            <w:pPr>
              <w:pStyle w:val="Compact"/>
            </w:pPr>
            <w:r>
              <w:t>Baja for AM, southern Central Am for IUCN; maybe a good closeup map? AM points from Baja to Peru incl Galapagos; some rejected pts from Caribbean and eastern Atlantic</w:t>
            </w:r>
          </w:p>
        </w:tc>
      </w:tr>
      <w:tr w:rsidR="00381F80" w14:paraId="142ED791" w14:textId="77777777">
        <w:tc>
          <w:tcPr>
            <w:tcW w:w="0" w:type="auto"/>
          </w:tcPr>
          <w:p w14:paraId="04A321E0" w14:textId="77777777" w:rsidR="00381F80" w:rsidRDefault="005C2660">
            <w:pPr>
              <w:pStyle w:val="Compact"/>
            </w:pPr>
            <w:r>
              <w:t>Centropyge aurantonotus</w:t>
            </w:r>
          </w:p>
        </w:tc>
        <w:tc>
          <w:tcPr>
            <w:tcW w:w="0" w:type="auto"/>
          </w:tcPr>
          <w:p w14:paraId="01574813" w14:textId="77777777" w:rsidR="00381F80" w:rsidRDefault="005C2660">
            <w:pPr>
              <w:pStyle w:val="Compact"/>
            </w:pPr>
            <w:r>
              <w:t>q3</w:t>
            </w:r>
          </w:p>
        </w:tc>
        <w:tc>
          <w:tcPr>
            <w:tcW w:w="0" w:type="auto"/>
          </w:tcPr>
          <w:p w14:paraId="0C74AF23" w14:textId="77777777" w:rsidR="00381F80" w:rsidRDefault="005C2660">
            <w:pPr>
              <w:pStyle w:val="Compact"/>
            </w:pPr>
            <w:r>
              <w:t>angelfish</w:t>
            </w:r>
          </w:p>
        </w:tc>
        <w:tc>
          <w:tcPr>
            <w:tcW w:w="0" w:type="auto"/>
          </w:tcPr>
          <w:p w14:paraId="736F87F6" w14:textId="77777777" w:rsidR="00381F80" w:rsidRDefault="00381F80">
            <w:pPr>
              <w:pStyle w:val="Compact"/>
            </w:pPr>
          </w:p>
        </w:tc>
        <w:tc>
          <w:tcPr>
            <w:tcW w:w="0" w:type="auto"/>
          </w:tcPr>
          <w:p w14:paraId="18BFE131" w14:textId="77777777" w:rsidR="00381F80" w:rsidRDefault="005C2660">
            <w:pPr>
              <w:pStyle w:val="Compact"/>
            </w:pPr>
            <w:r>
              <w:t>AM shows Caribbean; IUCN shows northern South America, also maybe a good closeup map? AM points from FL to south Brazil, but no Gulf of Mexico.</w:t>
            </w:r>
          </w:p>
        </w:tc>
      </w:tr>
      <w:tr w:rsidR="00381F80" w14:paraId="5C8A66B0" w14:textId="77777777">
        <w:tc>
          <w:tcPr>
            <w:tcW w:w="0" w:type="auto"/>
          </w:tcPr>
          <w:p w14:paraId="64108315" w14:textId="77777777" w:rsidR="00381F80" w:rsidRDefault="005C2660">
            <w:pPr>
              <w:pStyle w:val="Compact"/>
            </w:pPr>
            <w:r>
              <w:t>Chlorurus perspicillatus</w:t>
            </w:r>
          </w:p>
        </w:tc>
        <w:tc>
          <w:tcPr>
            <w:tcW w:w="0" w:type="auto"/>
          </w:tcPr>
          <w:p w14:paraId="68819950" w14:textId="77777777" w:rsidR="00381F80" w:rsidRDefault="005C2660">
            <w:pPr>
              <w:pStyle w:val="Compact"/>
            </w:pPr>
            <w:r>
              <w:t>q3</w:t>
            </w:r>
          </w:p>
        </w:tc>
        <w:tc>
          <w:tcPr>
            <w:tcW w:w="0" w:type="auto"/>
          </w:tcPr>
          <w:p w14:paraId="4EE3865A" w14:textId="77777777" w:rsidR="00381F80" w:rsidRDefault="005C2660">
            <w:pPr>
              <w:pStyle w:val="Compact"/>
            </w:pPr>
            <w:r>
              <w:t>parrotfish</w:t>
            </w:r>
          </w:p>
        </w:tc>
        <w:tc>
          <w:tcPr>
            <w:tcW w:w="0" w:type="auto"/>
          </w:tcPr>
          <w:p w14:paraId="09A600F1" w14:textId="77777777" w:rsidR="00381F80" w:rsidRDefault="00381F80">
            <w:pPr>
              <w:pStyle w:val="Compact"/>
            </w:pPr>
          </w:p>
        </w:tc>
        <w:tc>
          <w:tcPr>
            <w:tcW w:w="0" w:type="auto"/>
          </w:tcPr>
          <w:p w14:paraId="407ED3A6" w14:textId="77777777" w:rsidR="00381F80" w:rsidRDefault="005C2660">
            <w:pPr>
              <w:pStyle w:val="Compact"/>
            </w:pPr>
            <w:r>
              <w:t>IUCN shows only HI; AM shows dots all over S Pacific and near Marianas Islands</w:t>
            </w:r>
          </w:p>
        </w:tc>
      </w:tr>
      <w:tr w:rsidR="00381F80" w14:paraId="2C7D375E" w14:textId="77777777">
        <w:tc>
          <w:tcPr>
            <w:tcW w:w="0" w:type="auto"/>
          </w:tcPr>
          <w:p w14:paraId="4492508B" w14:textId="77777777" w:rsidR="00381F80" w:rsidRDefault="005C2660">
            <w:pPr>
              <w:pStyle w:val="Compact"/>
            </w:pPr>
            <w:r>
              <w:t>Sarda orientalis</w:t>
            </w:r>
          </w:p>
        </w:tc>
        <w:tc>
          <w:tcPr>
            <w:tcW w:w="0" w:type="auto"/>
          </w:tcPr>
          <w:p w14:paraId="3C28BFD6" w14:textId="77777777" w:rsidR="00381F80" w:rsidRDefault="005C2660">
            <w:pPr>
              <w:pStyle w:val="Compact"/>
            </w:pPr>
            <w:r>
              <w:t>q3</w:t>
            </w:r>
          </w:p>
        </w:tc>
        <w:tc>
          <w:tcPr>
            <w:tcW w:w="0" w:type="auto"/>
          </w:tcPr>
          <w:p w14:paraId="02543855" w14:textId="77777777" w:rsidR="00381F80" w:rsidRDefault="005C2660">
            <w:pPr>
              <w:pStyle w:val="Compact"/>
            </w:pPr>
            <w:r>
              <w:t>tunas/billfish</w:t>
            </w:r>
          </w:p>
        </w:tc>
        <w:tc>
          <w:tcPr>
            <w:tcW w:w="0" w:type="auto"/>
          </w:tcPr>
          <w:p w14:paraId="7401C235" w14:textId="77777777" w:rsidR="00381F80" w:rsidRDefault="00381F80">
            <w:pPr>
              <w:pStyle w:val="Compact"/>
            </w:pPr>
          </w:p>
        </w:tc>
        <w:tc>
          <w:tcPr>
            <w:tcW w:w="0" w:type="auto"/>
          </w:tcPr>
          <w:p w14:paraId="02846757" w14:textId="77777777" w:rsidR="00381F80" w:rsidRDefault="005C2660">
            <w:pPr>
              <w:pStyle w:val="Compact"/>
            </w:pPr>
            <w:r>
              <w:t>limited dists by IUCN</w:t>
            </w:r>
          </w:p>
        </w:tc>
      </w:tr>
      <w:tr w:rsidR="00381F80" w14:paraId="4AF16816" w14:textId="77777777">
        <w:tc>
          <w:tcPr>
            <w:tcW w:w="0" w:type="auto"/>
          </w:tcPr>
          <w:p w14:paraId="5AC1E4EB" w14:textId="77777777" w:rsidR="00381F80" w:rsidRDefault="005C2660">
            <w:pPr>
              <w:pStyle w:val="Compact"/>
            </w:pPr>
            <w:r>
              <w:t>Montastraea franksi</w:t>
            </w:r>
          </w:p>
        </w:tc>
        <w:tc>
          <w:tcPr>
            <w:tcW w:w="0" w:type="auto"/>
          </w:tcPr>
          <w:p w14:paraId="5B77FF0F" w14:textId="77777777" w:rsidR="00381F80" w:rsidRDefault="005C2660">
            <w:pPr>
              <w:pStyle w:val="Compact"/>
            </w:pPr>
            <w:r>
              <w:t>q3</w:t>
            </w:r>
          </w:p>
        </w:tc>
        <w:tc>
          <w:tcPr>
            <w:tcW w:w="0" w:type="auto"/>
          </w:tcPr>
          <w:p w14:paraId="2580CDAC" w14:textId="77777777" w:rsidR="00381F80" w:rsidRDefault="005C2660">
            <w:pPr>
              <w:pStyle w:val="Compact"/>
            </w:pPr>
            <w:r>
              <w:t>corals 2</w:t>
            </w:r>
          </w:p>
        </w:tc>
        <w:tc>
          <w:tcPr>
            <w:tcW w:w="0" w:type="auto"/>
          </w:tcPr>
          <w:p w14:paraId="595F168D" w14:textId="77777777" w:rsidR="00381F80" w:rsidRDefault="005C2660">
            <w:pPr>
              <w:pStyle w:val="Compact"/>
            </w:pPr>
            <w:r>
              <w:t>DP</w:t>
            </w:r>
          </w:p>
        </w:tc>
        <w:tc>
          <w:tcPr>
            <w:tcW w:w="0" w:type="auto"/>
          </w:tcPr>
          <w:p w14:paraId="2FF0FB9C" w14:textId="77777777" w:rsidR="00381F80" w:rsidRDefault="005C2660">
            <w:pPr>
              <w:pStyle w:val="Compact"/>
            </w:pPr>
            <w:r>
              <w:t>IUCN shows just in Caribbean; AM shows all up &amp; down east coast of N America and S America</w:t>
            </w:r>
          </w:p>
        </w:tc>
      </w:tr>
    </w:tbl>
    <w:p w14:paraId="2A32FAB8" w14:textId="77777777" w:rsidR="00381F80" w:rsidRDefault="005C2660">
      <w:r>
        <w:t>Q4</w:t>
      </w:r>
    </w:p>
    <w:tbl>
      <w:tblPr>
        <w:tblW w:w="0" w:type="pct"/>
        <w:tblLook w:val="04A0" w:firstRow="1" w:lastRow="0" w:firstColumn="1" w:lastColumn="0" w:noHBand="0" w:noVBand="1"/>
      </w:tblPr>
      <w:tblGrid>
        <w:gridCol w:w="1771"/>
        <w:gridCol w:w="731"/>
        <w:gridCol w:w="942"/>
        <w:gridCol w:w="803"/>
        <w:gridCol w:w="4609"/>
      </w:tblGrid>
      <w:tr w:rsidR="00381F80" w14:paraId="11B8B5E3" w14:textId="77777777">
        <w:tc>
          <w:tcPr>
            <w:tcW w:w="0" w:type="auto"/>
            <w:tcBorders>
              <w:bottom w:val="single" w:sz="0" w:space="0" w:color="auto"/>
            </w:tcBorders>
            <w:vAlign w:val="bottom"/>
          </w:tcPr>
          <w:p w14:paraId="00C93FD0" w14:textId="77777777" w:rsidR="00381F80" w:rsidRDefault="005C2660">
            <w:pPr>
              <w:pStyle w:val="Compact"/>
            </w:pPr>
            <w:r>
              <w:lastRenderedPageBreak/>
              <w:t>species</w:t>
            </w:r>
          </w:p>
        </w:tc>
        <w:tc>
          <w:tcPr>
            <w:tcW w:w="0" w:type="auto"/>
            <w:tcBorders>
              <w:bottom w:val="single" w:sz="0" w:space="0" w:color="auto"/>
            </w:tcBorders>
            <w:vAlign w:val="bottom"/>
          </w:tcPr>
          <w:p w14:paraId="43A1AF4E" w14:textId="77777777" w:rsidR="00381F80" w:rsidRDefault="005C2660">
            <w:pPr>
              <w:pStyle w:val="Compact"/>
            </w:pPr>
            <w:r>
              <w:t>quad</w:t>
            </w:r>
          </w:p>
        </w:tc>
        <w:tc>
          <w:tcPr>
            <w:tcW w:w="0" w:type="auto"/>
            <w:tcBorders>
              <w:bottom w:val="single" w:sz="0" w:space="0" w:color="auto"/>
            </w:tcBorders>
            <w:vAlign w:val="bottom"/>
          </w:tcPr>
          <w:p w14:paraId="2CCF2BA4" w14:textId="77777777" w:rsidR="00381F80" w:rsidRDefault="005C2660">
            <w:pPr>
              <w:pStyle w:val="Compact"/>
            </w:pPr>
            <w:r>
              <w:t>group</w:t>
            </w:r>
          </w:p>
        </w:tc>
        <w:tc>
          <w:tcPr>
            <w:tcW w:w="0" w:type="auto"/>
            <w:tcBorders>
              <w:bottom w:val="single" w:sz="0" w:space="0" w:color="auto"/>
            </w:tcBorders>
            <w:vAlign w:val="bottom"/>
          </w:tcPr>
          <w:p w14:paraId="22C9EB87" w14:textId="77777777" w:rsidR="00381F80" w:rsidRDefault="005C2660">
            <w:pPr>
              <w:pStyle w:val="Compact"/>
            </w:pPr>
            <w:r>
              <w:t>codes</w:t>
            </w:r>
          </w:p>
        </w:tc>
        <w:tc>
          <w:tcPr>
            <w:tcW w:w="0" w:type="auto"/>
            <w:tcBorders>
              <w:bottom w:val="single" w:sz="0" w:space="0" w:color="auto"/>
            </w:tcBorders>
            <w:vAlign w:val="bottom"/>
          </w:tcPr>
          <w:p w14:paraId="375D4F51" w14:textId="77777777" w:rsidR="00381F80" w:rsidRDefault="005C2660">
            <w:pPr>
              <w:pStyle w:val="Compact"/>
            </w:pPr>
            <w:r>
              <w:t>notes</w:t>
            </w:r>
          </w:p>
        </w:tc>
      </w:tr>
      <w:tr w:rsidR="00381F80" w14:paraId="487BCA78" w14:textId="77777777">
        <w:tc>
          <w:tcPr>
            <w:tcW w:w="0" w:type="auto"/>
          </w:tcPr>
          <w:p w14:paraId="762688AC" w14:textId="77777777" w:rsidR="00381F80" w:rsidRDefault="005C2660">
            <w:pPr>
              <w:pStyle w:val="Compact"/>
            </w:pPr>
            <w:r>
              <w:t>Acanthurus nigroris</w:t>
            </w:r>
          </w:p>
        </w:tc>
        <w:tc>
          <w:tcPr>
            <w:tcW w:w="0" w:type="auto"/>
          </w:tcPr>
          <w:p w14:paraId="3F562C11" w14:textId="77777777" w:rsidR="00381F80" w:rsidRDefault="005C2660">
            <w:pPr>
              <w:pStyle w:val="Compact"/>
            </w:pPr>
            <w:r>
              <w:t>q4</w:t>
            </w:r>
          </w:p>
        </w:tc>
        <w:tc>
          <w:tcPr>
            <w:tcW w:w="0" w:type="auto"/>
          </w:tcPr>
          <w:p w14:paraId="67E54C22" w14:textId="77777777" w:rsidR="00381F80" w:rsidRDefault="00381F80">
            <w:pPr>
              <w:pStyle w:val="Compact"/>
            </w:pPr>
          </w:p>
        </w:tc>
        <w:tc>
          <w:tcPr>
            <w:tcW w:w="0" w:type="auto"/>
          </w:tcPr>
          <w:p w14:paraId="62A6AAE3" w14:textId="77777777" w:rsidR="00381F80" w:rsidRDefault="00381F80">
            <w:pPr>
              <w:pStyle w:val="Compact"/>
            </w:pPr>
          </w:p>
        </w:tc>
        <w:tc>
          <w:tcPr>
            <w:tcW w:w="0" w:type="auto"/>
          </w:tcPr>
          <w:p w14:paraId="2EF6ADF1" w14:textId="77777777" w:rsidR="00381F80" w:rsidRDefault="005C2660">
            <w:pPr>
              <w:pStyle w:val="Compact"/>
            </w:pPr>
            <w:r>
              <w:t>IUCN dist limited to HI, while AM shows all over S Pacific and CT - AM observations all over S pacific...</w:t>
            </w:r>
          </w:p>
        </w:tc>
      </w:tr>
      <w:tr w:rsidR="00381F80" w14:paraId="51C855CF" w14:textId="77777777">
        <w:tc>
          <w:tcPr>
            <w:tcW w:w="0" w:type="auto"/>
          </w:tcPr>
          <w:p w14:paraId="50134837" w14:textId="77777777" w:rsidR="00381F80" w:rsidRDefault="005C2660">
            <w:pPr>
              <w:pStyle w:val="Compact"/>
            </w:pPr>
            <w:r>
              <w:t>Praealticus tanegasimae</w:t>
            </w:r>
          </w:p>
        </w:tc>
        <w:tc>
          <w:tcPr>
            <w:tcW w:w="0" w:type="auto"/>
          </w:tcPr>
          <w:p w14:paraId="0EC65208" w14:textId="77777777" w:rsidR="00381F80" w:rsidRDefault="005C2660">
            <w:pPr>
              <w:pStyle w:val="Compact"/>
            </w:pPr>
            <w:r>
              <w:t>q4</w:t>
            </w:r>
          </w:p>
        </w:tc>
        <w:tc>
          <w:tcPr>
            <w:tcW w:w="0" w:type="auto"/>
          </w:tcPr>
          <w:p w14:paraId="6945AD88" w14:textId="77777777" w:rsidR="00381F80" w:rsidRDefault="005C2660">
            <w:pPr>
              <w:pStyle w:val="Compact"/>
            </w:pPr>
            <w:r>
              <w:t>blenny</w:t>
            </w:r>
          </w:p>
        </w:tc>
        <w:tc>
          <w:tcPr>
            <w:tcW w:w="0" w:type="auto"/>
          </w:tcPr>
          <w:p w14:paraId="311F3630" w14:textId="77777777" w:rsidR="00381F80" w:rsidRDefault="00381F80">
            <w:pPr>
              <w:pStyle w:val="Compact"/>
            </w:pPr>
          </w:p>
        </w:tc>
        <w:tc>
          <w:tcPr>
            <w:tcW w:w="0" w:type="auto"/>
          </w:tcPr>
          <w:p w14:paraId="156EABFA" w14:textId="77777777" w:rsidR="00381F80" w:rsidRDefault="005C2660">
            <w:pPr>
              <w:pStyle w:val="Compact"/>
            </w:pPr>
            <w:r>
              <w:t>IUCN shows limited dist around Japan/Marianas; AM shows much broader through CT and W Pacific - good local map?</w:t>
            </w:r>
          </w:p>
        </w:tc>
      </w:tr>
      <w:tr w:rsidR="00381F80" w14:paraId="52F54A76" w14:textId="77777777">
        <w:tc>
          <w:tcPr>
            <w:tcW w:w="0" w:type="auto"/>
          </w:tcPr>
          <w:p w14:paraId="0D90C4B0" w14:textId="77777777" w:rsidR="00381F80" w:rsidRDefault="005C2660">
            <w:pPr>
              <w:pStyle w:val="Compact"/>
            </w:pPr>
            <w:r>
              <w:t>Stethojulis marquesensis</w:t>
            </w:r>
          </w:p>
        </w:tc>
        <w:tc>
          <w:tcPr>
            <w:tcW w:w="0" w:type="auto"/>
          </w:tcPr>
          <w:p w14:paraId="05D6494A" w14:textId="77777777" w:rsidR="00381F80" w:rsidRDefault="005C2660">
            <w:pPr>
              <w:pStyle w:val="Compact"/>
            </w:pPr>
            <w:r>
              <w:t>q4</w:t>
            </w:r>
          </w:p>
        </w:tc>
        <w:tc>
          <w:tcPr>
            <w:tcW w:w="0" w:type="auto"/>
          </w:tcPr>
          <w:p w14:paraId="08C65BF3" w14:textId="77777777" w:rsidR="00381F80" w:rsidRDefault="005C2660">
            <w:pPr>
              <w:pStyle w:val="Compact"/>
            </w:pPr>
            <w:r>
              <w:t>wrasse</w:t>
            </w:r>
          </w:p>
        </w:tc>
        <w:tc>
          <w:tcPr>
            <w:tcW w:w="0" w:type="auto"/>
          </w:tcPr>
          <w:p w14:paraId="3CC2385E" w14:textId="77777777" w:rsidR="00381F80" w:rsidRDefault="00381F80">
            <w:pPr>
              <w:pStyle w:val="Compact"/>
            </w:pPr>
          </w:p>
        </w:tc>
        <w:tc>
          <w:tcPr>
            <w:tcW w:w="0" w:type="auto"/>
          </w:tcPr>
          <w:p w14:paraId="01F945BE" w14:textId="77777777" w:rsidR="00381F80" w:rsidRDefault="005C2660">
            <w:pPr>
              <w:pStyle w:val="Compact"/>
            </w:pPr>
            <w:r>
              <w:t>IUCN shows only small cluster of islands (Marquesas?) while AM shows much broader across S Pacific</w:t>
            </w:r>
          </w:p>
        </w:tc>
      </w:tr>
      <w:tr w:rsidR="00381F80" w14:paraId="1B290A9F" w14:textId="77777777">
        <w:tc>
          <w:tcPr>
            <w:tcW w:w="0" w:type="auto"/>
          </w:tcPr>
          <w:p w14:paraId="273672CD" w14:textId="77777777" w:rsidR="00381F80" w:rsidRDefault="005C2660">
            <w:pPr>
              <w:pStyle w:val="Compact"/>
            </w:pPr>
            <w:r>
              <w:t>Canthigaster leoparda</w:t>
            </w:r>
          </w:p>
        </w:tc>
        <w:tc>
          <w:tcPr>
            <w:tcW w:w="0" w:type="auto"/>
          </w:tcPr>
          <w:p w14:paraId="6EDEFC76" w14:textId="77777777" w:rsidR="00381F80" w:rsidRDefault="005C2660">
            <w:pPr>
              <w:pStyle w:val="Compact"/>
            </w:pPr>
            <w:r>
              <w:t>q4</w:t>
            </w:r>
          </w:p>
        </w:tc>
        <w:tc>
          <w:tcPr>
            <w:tcW w:w="0" w:type="auto"/>
          </w:tcPr>
          <w:p w14:paraId="7B881A79" w14:textId="77777777" w:rsidR="00381F80" w:rsidRDefault="005C2660">
            <w:pPr>
              <w:pStyle w:val="Compact"/>
            </w:pPr>
            <w:r>
              <w:t>puffer</w:t>
            </w:r>
          </w:p>
        </w:tc>
        <w:tc>
          <w:tcPr>
            <w:tcW w:w="0" w:type="auto"/>
          </w:tcPr>
          <w:p w14:paraId="2F6C8B78" w14:textId="77777777" w:rsidR="00381F80" w:rsidRDefault="00381F80">
            <w:pPr>
              <w:pStyle w:val="Compact"/>
            </w:pPr>
          </w:p>
        </w:tc>
        <w:tc>
          <w:tcPr>
            <w:tcW w:w="0" w:type="auto"/>
          </w:tcPr>
          <w:p w14:paraId="722F49A4" w14:textId="77777777" w:rsidR="00381F80" w:rsidRDefault="005C2660">
            <w:pPr>
              <w:pStyle w:val="Compact"/>
            </w:pPr>
            <w:r>
              <w:t>IUCN limited spots around a couple of islands; AM shows all throughout CT</w:t>
            </w:r>
          </w:p>
        </w:tc>
      </w:tr>
      <w:tr w:rsidR="00381F80" w14:paraId="17A2064A" w14:textId="77777777">
        <w:tc>
          <w:tcPr>
            <w:tcW w:w="0" w:type="auto"/>
          </w:tcPr>
          <w:p w14:paraId="10893AEC" w14:textId="77777777" w:rsidR="00381F80" w:rsidRDefault="005C2660">
            <w:pPr>
              <w:pStyle w:val="Compact"/>
            </w:pPr>
            <w:r>
              <w:t>pentacheles snyderi</w:t>
            </w:r>
          </w:p>
        </w:tc>
        <w:tc>
          <w:tcPr>
            <w:tcW w:w="0" w:type="auto"/>
          </w:tcPr>
          <w:p w14:paraId="7BA63C4F" w14:textId="77777777" w:rsidR="00381F80" w:rsidRDefault="005C2660">
            <w:pPr>
              <w:pStyle w:val="Compact"/>
            </w:pPr>
            <w:r>
              <w:t>q4</w:t>
            </w:r>
          </w:p>
        </w:tc>
        <w:tc>
          <w:tcPr>
            <w:tcW w:w="0" w:type="auto"/>
          </w:tcPr>
          <w:p w14:paraId="336494F7" w14:textId="77777777" w:rsidR="00381F80" w:rsidRDefault="005C2660">
            <w:pPr>
              <w:pStyle w:val="Compact"/>
            </w:pPr>
            <w:r>
              <w:t>lobster</w:t>
            </w:r>
          </w:p>
        </w:tc>
        <w:tc>
          <w:tcPr>
            <w:tcW w:w="0" w:type="auto"/>
          </w:tcPr>
          <w:p w14:paraId="34B3A1B8" w14:textId="77777777" w:rsidR="00381F80" w:rsidRDefault="005C2660">
            <w:pPr>
              <w:pStyle w:val="Compact"/>
            </w:pPr>
            <w:r>
              <w:t>DP</w:t>
            </w:r>
          </w:p>
        </w:tc>
        <w:tc>
          <w:tcPr>
            <w:tcW w:w="0" w:type="auto"/>
          </w:tcPr>
          <w:p w14:paraId="6A4FEF73" w14:textId="77777777" w:rsidR="00381F80" w:rsidRDefault="005C2660">
            <w:pPr>
              <w:pStyle w:val="Compact"/>
            </w:pPr>
            <w:r>
              <w:t>AM shows all over - sim to depth profiles? while IUCN shows only a couple patches - HI? S Pacific, and S Indian oceans? AM limits to specific FAO regions, which results in odd cutoffs; also shows some data points in N Atlantic which has an odd result.</w:t>
            </w:r>
          </w:p>
        </w:tc>
      </w:tr>
      <w:tr w:rsidR="00381F80" w14:paraId="2DD25CD7" w14:textId="77777777">
        <w:tc>
          <w:tcPr>
            <w:tcW w:w="0" w:type="auto"/>
          </w:tcPr>
          <w:p w14:paraId="3DD813DC" w14:textId="77777777" w:rsidR="00381F80" w:rsidRDefault="005C2660">
            <w:pPr>
              <w:pStyle w:val="Compact"/>
            </w:pPr>
            <w:r>
              <w:t>Nephropsis sulcata</w:t>
            </w:r>
          </w:p>
        </w:tc>
        <w:tc>
          <w:tcPr>
            <w:tcW w:w="0" w:type="auto"/>
          </w:tcPr>
          <w:p w14:paraId="257EA3A2" w14:textId="77777777" w:rsidR="00381F80" w:rsidRDefault="005C2660">
            <w:pPr>
              <w:pStyle w:val="Compact"/>
            </w:pPr>
            <w:r>
              <w:t>q4</w:t>
            </w:r>
          </w:p>
        </w:tc>
        <w:tc>
          <w:tcPr>
            <w:tcW w:w="0" w:type="auto"/>
          </w:tcPr>
          <w:p w14:paraId="065846FC" w14:textId="77777777" w:rsidR="00381F80" w:rsidRDefault="005C2660">
            <w:pPr>
              <w:pStyle w:val="Compact"/>
            </w:pPr>
            <w:r>
              <w:t>lobster</w:t>
            </w:r>
          </w:p>
        </w:tc>
        <w:tc>
          <w:tcPr>
            <w:tcW w:w="0" w:type="auto"/>
          </w:tcPr>
          <w:p w14:paraId="03A7EFD1" w14:textId="77777777" w:rsidR="00381F80" w:rsidRDefault="00381F80">
            <w:pPr>
              <w:pStyle w:val="Compact"/>
            </w:pPr>
          </w:p>
        </w:tc>
        <w:tc>
          <w:tcPr>
            <w:tcW w:w="0" w:type="auto"/>
          </w:tcPr>
          <w:p w14:paraId="5CA7D63A" w14:textId="77777777" w:rsidR="00381F80" w:rsidRDefault="005C2660">
            <w:pPr>
              <w:pStyle w:val="Compact"/>
            </w:pPr>
            <w:r>
              <w:t>IUCN shows odd ranges, most of which don't overlap with AM</w:t>
            </w:r>
          </w:p>
        </w:tc>
      </w:tr>
    </w:tbl>
    <w:p w14:paraId="7A4081EA" w14:textId="77777777" w:rsidR="00381F80" w:rsidRDefault="005C2660">
      <w:pPr>
        <w:pStyle w:val="Heading2"/>
      </w:pPr>
      <w:bookmarkStart w:id="235" w:name="aquamaps-effect-of-changing-presence-thr"/>
      <w:bookmarkEnd w:id="235"/>
      <w:r>
        <w:t>AquaMaps: Effect of changing "presence" threshold on apparent distribution</w:t>
      </w:r>
    </w:p>
    <w:p w14:paraId="17C4D7BC" w14:textId="77777777" w:rsidR="00381F80" w:rsidRDefault="005C2660">
      <w:pPr>
        <w:pStyle w:val="Heading3"/>
      </w:pPr>
      <w:bookmarkStart w:id="236" w:name="aquamaps-presence-threshold-analysis---m"/>
      <w:bookmarkEnd w:id="236"/>
      <w:r>
        <w:t>AquaMaps presence threshold analysis - move to SOM</w:t>
      </w:r>
    </w:p>
    <w:p w14:paraId="75950629" w14:textId="77777777" w:rsidR="00381F80" w:rsidRDefault="005C2660">
      <w:r>
        <w:t>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from 0.05 to 1.00 and calculated the average species range relative to a zero threshold.</w:t>
      </w:r>
    </w:p>
    <w:p w14:paraId="711A3BF1" w14:textId="77777777" w:rsidR="00381F80" w:rsidRDefault="005C2660">
      <w:pPr>
        <w:pStyle w:val="Heading3"/>
      </w:pPr>
      <w:bookmarkStart w:id="237" w:name="figure-5-a-b"/>
      <w:bookmarkEnd w:id="237"/>
      <w:r>
        <w:lastRenderedPageBreak/>
        <w:t>Figure 5 (a, b):</w:t>
      </w:r>
    </w:p>
    <w:p w14:paraId="167A7FDE" w14:textId="77777777" w:rsidR="00381F80" w:rsidRDefault="005C2660">
      <w:r>
        <w:rPr>
          <w:noProof/>
        </w:rPr>
        <w:drawing>
          <wp:inline distT="0" distB="0" distL="0" distR="0" wp14:anchorId="0E5763CB" wp14:editId="499C2847">
            <wp:extent cx="5440680" cy="31664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2"/>
                    <a:stretch>
                      <a:fillRect/>
                    </a:stretch>
                  </pic:blipFill>
                  <pic:spPr bwMode="auto">
                    <a:xfrm>
                      <a:off x="0" y="0"/>
                      <a:ext cx="5440680" cy="3166400"/>
                    </a:xfrm>
                    <a:prstGeom prst="rect">
                      <a:avLst/>
                    </a:prstGeom>
                    <a:noFill/>
                    <a:ln w="9525">
                      <a:noFill/>
                      <a:headEnd/>
                      <a:tailEnd/>
                    </a:ln>
                  </pic:spPr>
                </pic:pic>
              </a:graphicData>
            </a:graphic>
          </wp:inline>
        </w:drawing>
      </w:r>
    </w:p>
    <w:p w14:paraId="7488301A" w14:textId="77777777" w:rsidR="00381F80" w:rsidRDefault="005C2660">
      <w:r>
        <w:rPr>
          <w:noProof/>
        </w:rPr>
        <w:drawing>
          <wp:inline distT="0" distB="0" distL="0" distR="0" wp14:anchorId="06C21B37" wp14:editId="5F9AC447">
            <wp:extent cx="5440680" cy="31664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3"/>
                    <a:stretch>
                      <a:fillRect/>
                    </a:stretch>
                  </pic:blipFill>
                  <pic:spPr bwMode="auto">
                    <a:xfrm>
                      <a:off x="0" y="0"/>
                      <a:ext cx="5440680" cy="3166400"/>
                    </a:xfrm>
                    <a:prstGeom prst="rect">
                      <a:avLst/>
                    </a:prstGeom>
                    <a:noFill/>
                    <a:ln w="9525">
                      <a:noFill/>
                      <a:headEnd/>
                      <a:tailEnd/>
                    </a:ln>
                  </pic:spPr>
                </pic:pic>
              </a:graphicData>
            </a:graphic>
          </wp:inline>
        </w:drawing>
      </w:r>
    </w:p>
    <w:p w14:paraId="27AA4816" w14:textId="77777777" w:rsidR="00381F80" w:rsidRDefault="005C2660">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4A9C4A89" w14:textId="77777777" w:rsidR="00381F80" w:rsidRDefault="005C2660">
      <w:r>
        <w:t xml:space="preserve">AquaMaps distribution maps indicate "probability of occurrence" within each 0.5° cell, with values ranging from zero to one, rather than a simple present/absent </w:t>
      </w:r>
      <w:r>
        <w:lastRenderedPageBreak/>
        <w:t>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68E43BBD" w14:textId="77777777" w:rsidR="00381F80" w:rsidRDefault="005C2660">
      <w:r>
        <w:t>At a presence threshold of 40%, as used in the Ocean Health Index Species subgoal, the bulk of AquaMaps species suffer a significant decrease in represented range, and some species lose nearly their entire range. Incrementing the presence threshold 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rsidR="00381F8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Ben Halpern" w:date="2016-01-18T20:21:00Z" w:initials="BH">
    <w:p w14:paraId="1AD4FCBD" w14:textId="7352313E" w:rsidR="00F60073" w:rsidRDefault="00F60073">
      <w:pPr>
        <w:pStyle w:val="CommentText"/>
      </w:pPr>
      <w:ins w:id="18" w:author="Ben Halpern" w:date="2016-01-18T20:21:00Z">
        <w:r>
          <w:rPr>
            <w:rStyle w:val="CommentReference"/>
          </w:rPr>
          <w:annotationRef/>
        </w:r>
      </w:ins>
      <w:r>
        <w:t xml:space="preserve">Nearly all of these are from </w:t>
      </w:r>
      <w:proofErr w:type="spellStart"/>
      <w:r>
        <w:t>AquaMaps</w:t>
      </w:r>
      <w:proofErr w:type="spellEnd"/>
      <w:r>
        <w:t>, right?</w:t>
      </w:r>
    </w:p>
  </w:comment>
  <w:comment w:id="54" w:author="Ben Halpern" w:date="2016-01-18T20:15:00Z" w:initials="BH">
    <w:p w14:paraId="268FE120" w14:textId="3C73A1C6" w:rsidR="00F60073" w:rsidRDefault="00F60073">
      <w:pPr>
        <w:pStyle w:val="CommentText"/>
      </w:pPr>
      <w:r>
        <w:rPr>
          <w:rStyle w:val="CommentReference"/>
        </w:rPr>
        <w:annotationRef/>
      </w:r>
      <w:r>
        <w:t>Is this a quote? Why is it italicized?</w:t>
      </w:r>
    </w:p>
  </w:comment>
  <w:comment w:id="101" w:author="Ben Halpern" w:date="2016-01-19T11:32:00Z" w:initials="BH">
    <w:p w14:paraId="14A6445A" w14:textId="550A7720" w:rsidR="00F60073" w:rsidRDefault="00F60073">
      <w:pPr>
        <w:pStyle w:val="CommentText"/>
      </w:pPr>
      <w:r>
        <w:rPr>
          <w:rStyle w:val="CommentReference"/>
        </w:rPr>
        <w:annotationRef/>
      </w:r>
      <w:r>
        <w:t>Fold this section into the methods and/or Supplementary Methods, or maybe into the results section just below on differences between the datasets – but make the description VERY brief.</w:t>
      </w:r>
    </w:p>
  </w:comment>
  <w:comment w:id="108" w:author="Ben Halpern" w:date="2016-01-18T22:16:00Z" w:initials="BH">
    <w:p w14:paraId="0A6AF310" w14:textId="4331248E" w:rsidR="00F60073" w:rsidRDefault="00F60073">
      <w:pPr>
        <w:pStyle w:val="CommentText"/>
      </w:pPr>
      <w:r>
        <w:rPr>
          <w:rStyle w:val="CommentReference"/>
        </w:rPr>
        <w:annotationRef/>
      </w:r>
      <w:r>
        <w:t>This section also has results on spatial patterns of data coverage. So this subheading isn’t quite right.</w:t>
      </w:r>
    </w:p>
  </w:comment>
  <w:comment w:id="103" w:author="Ben Halpern" w:date="2016-01-18T22:07:00Z" w:initials="BH">
    <w:p w14:paraId="2EF03E46" w14:textId="5FE31FC7" w:rsidR="00F60073" w:rsidRDefault="00F60073">
      <w:pPr>
        <w:pStyle w:val="CommentText"/>
      </w:pPr>
      <w:r>
        <w:rPr>
          <w:rStyle w:val="CommentReference"/>
        </w:rPr>
        <w:annotationRef/>
      </w:r>
      <w:r>
        <w:t>Best to limit to the main heading and just one level of sub-headings, not two.</w:t>
      </w:r>
    </w:p>
  </w:comment>
  <w:comment w:id="113" w:author="Ben Halpern" w:date="2016-01-19T10:37:00Z" w:initials="BH">
    <w:p w14:paraId="44EE34C9" w14:textId="785F221F" w:rsidR="00F60073" w:rsidRDefault="00F60073">
      <w:pPr>
        <w:pStyle w:val="CommentText"/>
      </w:pPr>
      <w:r>
        <w:rPr>
          <w:rStyle w:val="CommentReference"/>
        </w:rPr>
        <w:annotationRef/>
      </w:r>
      <w:r>
        <w:t>Keep it, but keep it short.</w:t>
      </w:r>
    </w:p>
  </w:comment>
  <w:comment w:id="121" w:author="Ben Halpern" w:date="2016-01-18T22:15:00Z" w:initials="BH">
    <w:p w14:paraId="2CFEDB8E" w14:textId="66634C17" w:rsidR="00F60073" w:rsidRDefault="00F60073">
      <w:pPr>
        <w:pStyle w:val="CommentText"/>
      </w:pPr>
      <w:r>
        <w:rPr>
          <w:rStyle w:val="CommentReference"/>
        </w:rPr>
        <w:annotationRef/>
      </w:r>
      <w:r>
        <w:t>I got a different number than this.  Check total across both sources plus total overlap to confirm all numbers.</w:t>
      </w:r>
    </w:p>
  </w:comment>
  <w:comment w:id="171" w:author="Ben Halpern" w:date="2016-01-19T11:21:00Z" w:initials="BH">
    <w:p w14:paraId="566EEFFD" w14:textId="17114260" w:rsidR="00F60073" w:rsidRDefault="00F60073">
      <w:pPr>
        <w:pStyle w:val="CommentText"/>
      </w:pPr>
      <w:r>
        <w:rPr>
          <w:rStyle w:val="CommentReference"/>
        </w:rPr>
        <w:annotationRef/>
      </w:r>
      <w:r>
        <w:t>This doesn’t really say anything beyond what the intro states, and the actual analyses below will provide fodder for more meaningful discussion.  Cut.</w:t>
      </w:r>
    </w:p>
  </w:comment>
  <w:comment w:id="213" w:author="Ben Halpern" w:date="2016-01-19T11:47:00Z" w:initials="BH">
    <w:p w14:paraId="0D3F6759" w14:textId="0FACAD70" w:rsidR="003B60DE" w:rsidRDefault="003B60DE">
      <w:pPr>
        <w:pStyle w:val="CommentText"/>
      </w:pPr>
      <w:r>
        <w:rPr>
          <w:rStyle w:val="CommentReference"/>
        </w:rPr>
        <w:annotationRef/>
      </w:r>
      <w:r>
        <w:t>I stopped editing here as things start to get a bit messy. From the edits above you get a sense of how to tighten</w:t>
      </w:r>
      <w:r>
        <w:t xml:space="preserve"> </w:t>
      </w:r>
      <w:proofErr w:type="spellStart"/>
      <w:r>
        <w:t>thi</w:t>
      </w:r>
      <w:proofErr w:type="spellEnd"/>
      <w:r>
        <w:t>ngs up and the general writing style to use.</w:t>
      </w:r>
    </w:p>
  </w:comment>
  <w:comment w:id="215" w:author="Ben Halpern" w:date="2016-01-19T11:47:00Z" w:initials="BH">
    <w:p w14:paraId="72283439" w14:textId="7F5F7CB0" w:rsidR="003B60DE" w:rsidRDefault="003B60DE">
      <w:pPr>
        <w:pStyle w:val="CommentText"/>
      </w:pPr>
      <w:r>
        <w:rPr>
          <w:rStyle w:val="CommentReference"/>
        </w:rPr>
        <w:annotationRef/>
      </w:r>
      <w:r>
        <w:t>I’m not sure which quadrant is which . .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32025E"/>
    <w:multiLevelType w:val="multilevel"/>
    <w:tmpl w:val="0C903A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27221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D858163"/>
    <w:multiLevelType w:val="multilevel"/>
    <w:tmpl w:val="99908E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44FB"/>
    <w:rsid w:val="002E7D5C"/>
    <w:rsid w:val="00304818"/>
    <w:rsid w:val="00315FD7"/>
    <w:rsid w:val="00350CFA"/>
    <w:rsid w:val="00367F80"/>
    <w:rsid w:val="00381F80"/>
    <w:rsid w:val="003B60DE"/>
    <w:rsid w:val="00435A9F"/>
    <w:rsid w:val="004C27CE"/>
    <w:rsid w:val="004E29B3"/>
    <w:rsid w:val="004F5A34"/>
    <w:rsid w:val="0052345A"/>
    <w:rsid w:val="00590D07"/>
    <w:rsid w:val="005C2660"/>
    <w:rsid w:val="006A20B9"/>
    <w:rsid w:val="006B0308"/>
    <w:rsid w:val="006E5678"/>
    <w:rsid w:val="00784D58"/>
    <w:rsid w:val="00794C48"/>
    <w:rsid w:val="007A64FA"/>
    <w:rsid w:val="007F5002"/>
    <w:rsid w:val="00867202"/>
    <w:rsid w:val="008C3A59"/>
    <w:rsid w:val="008D6863"/>
    <w:rsid w:val="009A798D"/>
    <w:rsid w:val="009D390B"/>
    <w:rsid w:val="00AB32AC"/>
    <w:rsid w:val="00AF762E"/>
    <w:rsid w:val="00B86B75"/>
    <w:rsid w:val="00BC48D5"/>
    <w:rsid w:val="00BD33BD"/>
    <w:rsid w:val="00C36279"/>
    <w:rsid w:val="00CA0889"/>
    <w:rsid w:val="00D22B6A"/>
    <w:rsid w:val="00D65BE8"/>
    <w:rsid w:val="00DD4A68"/>
    <w:rsid w:val="00DD6A7F"/>
    <w:rsid w:val="00E1372E"/>
    <w:rsid w:val="00E315A3"/>
    <w:rsid w:val="00E60DA9"/>
    <w:rsid w:val="00F25AA8"/>
    <w:rsid w:val="00F60073"/>
    <w:rsid w:val="00FA451B"/>
    <w:rsid w:val="00FF048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9"/>
    <o:shapelayout v:ext="edit">
      <o:idmap v:ext="edit" data="1"/>
    </o:shapelayout>
  </w:shapeDefaults>
  <w:decimalSymbol w:val="."/>
  <w:listSeparator w:val=","/>
  <w14:docId w14:val="7EBE2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AF762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AF762E"/>
    <w:rPr>
      <w:rFonts w:ascii="Lucida Grande" w:hAnsi="Lucida Grande" w:cs="Lucida Grande"/>
      <w:sz w:val="18"/>
      <w:szCs w:val="18"/>
    </w:rPr>
  </w:style>
  <w:style w:type="character" w:styleId="CommentReference">
    <w:name w:val="annotation reference"/>
    <w:basedOn w:val="DefaultParagraphFont"/>
    <w:rsid w:val="009D390B"/>
    <w:rPr>
      <w:sz w:val="18"/>
      <w:szCs w:val="18"/>
    </w:rPr>
  </w:style>
  <w:style w:type="paragraph" w:styleId="CommentText">
    <w:name w:val="annotation text"/>
    <w:basedOn w:val="Normal"/>
    <w:link w:val="CommentTextChar"/>
    <w:rsid w:val="009D390B"/>
  </w:style>
  <w:style w:type="character" w:customStyle="1" w:styleId="CommentTextChar">
    <w:name w:val="Comment Text Char"/>
    <w:basedOn w:val="DefaultParagraphFont"/>
    <w:link w:val="CommentText"/>
    <w:rsid w:val="009D390B"/>
  </w:style>
  <w:style w:type="paragraph" w:styleId="CommentSubject">
    <w:name w:val="annotation subject"/>
    <w:basedOn w:val="CommentText"/>
    <w:next w:val="CommentText"/>
    <w:link w:val="CommentSubjectChar"/>
    <w:rsid w:val="009D390B"/>
    <w:rPr>
      <w:b/>
      <w:bCs/>
      <w:sz w:val="20"/>
      <w:szCs w:val="20"/>
    </w:rPr>
  </w:style>
  <w:style w:type="character" w:customStyle="1" w:styleId="CommentSubjectChar">
    <w:name w:val="Comment Subject Char"/>
    <w:basedOn w:val="CommentTextChar"/>
    <w:link w:val="CommentSubject"/>
    <w:rsid w:val="009D390B"/>
    <w:rPr>
      <w:b/>
      <w:bCs/>
      <w:sz w:val="20"/>
      <w:szCs w:val="20"/>
    </w:rPr>
  </w:style>
  <w:style w:type="paragraph" w:styleId="Revision">
    <w:name w:val="Revision"/>
    <w:hidden/>
    <w:rsid w:val="003B60DE"/>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AF762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AF762E"/>
    <w:rPr>
      <w:rFonts w:ascii="Lucida Grande" w:hAnsi="Lucida Grande" w:cs="Lucida Grande"/>
      <w:sz w:val="18"/>
      <w:szCs w:val="18"/>
    </w:rPr>
  </w:style>
  <w:style w:type="character" w:styleId="CommentReference">
    <w:name w:val="annotation reference"/>
    <w:basedOn w:val="DefaultParagraphFont"/>
    <w:rsid w:val="009D390B"/>
    <w:rPr>
      <w:sz w:val="18"/>
      <w:szCs w:val="18"/>
    </w:rPr>
  </w:style>
  <w:style w:type="paragraph" w:styleId="CommentText">
    <w:name w:val="annotation text"/>
    <w:basedOn w:val="Normal"/>
    <w:link w:val="CommentTextChar"/>
    <w:rsid w:val="009D390B"/>
  </w:style>
  <w:style w:type="character" w:customStyle="1" w:styleId="CommentTextChar">
    <w:name w:val="Comment Text Char"/>
    <w:basedOn w:val="DefaultParagraphFont"/>
    <w:link w:val="CommentText"/>
    <w:rsid w:val="009D390B"/>
  </w:style>
  <w:style w:type="paragraph" w:styleId="CommentSubject">
    <w:name w:val="annotation subject"/>
    <w:basedOn w:val="CommentText"/>
    <w:next w:val="CommentText"/>
    <w:link w:val="CommentSubjectChar"/>
    <w:rsid w:val="009D390B"/>
    <w:rPr>
      <w:b/>
      <w:bCs/>
      <w:sz w:val="20"/>
      <w:szCs w:val="20"/>
    </w:rPr>
  </w:style>
  <w:style w:type="character" w:customStyle="1" w:styleId="CommentSubjectChar">
    <w:name w:val="Comment Subject Char"/>
    <w:basedOn w:val="CommentTextChar"/>
    <w:link w:val="CommentSubject"/>
    <w:rsid w:val="009D390B"/>
    <w:rPr>
      <w:b/>
      <w:bCs/>
      <w:sz w:val="20"/>
      <w:szCs w:val="20"/>
    </w:rPr>
  </w:style>
  <w:style w:type="paragraph" w:styleId="Revision">
    <w:name w:val="Revision"/>
    <w:hidden/>
    <w:rsid w:val="003B60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doi:10.1038/nclimate2769" TargetMode="External"/><Relationship Id="rId15" Type="http://schemas.openxmlformats.org/officeDocument/2006/relationships/hyperlink" Target="doi:10.1038/nature11397" TargetMode="External"/><Relationship Id="rId16" Type="http://schemas.openxmlformats.org/officeDocument/2006/relationships/hyperlink" Target="doi:10.1038/srep17539" TargetMode="External"/><Relationship Id="rId17" Type="http://schemas.openxmlformats.org/officeDocument/2006/relationships/hyperlink" Target="doi:10.1371/journal.pone.0060284" TargetMode="External"/><Relationship Id="rId18" Type="http://schemas.openxmlformats.org/officeDocument/2006/relationships/hyperlink" Target="https://www.conservationtraining.org/course/view.php?id=217&amp;lang=en" TargetMode="External"/><Relationship Id="rId19" Type="http://schemas.openxmlformats.org/officeDocument/2006/relationships/hyperlink" Target="http://www.iucnredlist.org/technical-documents/red-list-training/iucnspatialresourc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hyperlink" Target="https://www.conservationtraining.org/mod/scorm/player.php?a=1412&amp;currentorg=M5L1_ORG&amp;scoid=649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23</Pages>
  <Words>6216</Words>
  <Characters>35433</Characters>
  <Application>Microsoft Macintosh Word</Application>
  <DocSecurity>0</DocSecurity>
  <Lines>295</Lines>
  <Paragraphs>83</Paragraphs>
  <ScaleCrop>false</ScaleCrop>
  <Company/>
  <LinksUpToDate>false</LinksUpToDate>
  <CharactersWithSpaces>41566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species range data to better serve science and conservation</dc:title>
  <dc:creator>Casey O'Hara, Jamie Afflerbach, Ben Halpern</dc:creator>
  <cp:lastModifiedBy>Ben Halpern</cp:lastModifiedBy>
  <cp:revision>30</cp:revision>
  <dcterms:created xsi:type="dcterms:W3CDTF">2016-01-18T06:10:00Z</dcterms:created>
  <dcterms:modified xsi:type="dcterms:W3CDTF">2016-01-19T01:47:00Z</dcterms:modified>
</cp:coreProperties>
</file>